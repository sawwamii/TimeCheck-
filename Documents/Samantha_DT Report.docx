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529"/>
        <w:gridCol w:w="2981"/>
      </w:tblGrid>
      <w:tr w:rsidR="00F65D28" w:rsidRPr="00AF36C7" w14:paraId="41945614" w14:textId="77777777" w:rsidTr="000B7293">
        <w:trPr>
          <w:trHeight w:val="1969"/>
        </w:trPr>
        <w:tc>
          <w:tcPr>
            <w:tcW w:w="7529" w:type="dxa"/>
            <w:tcBorders>
              <w:right w:val="nil"/>
            </w:tcBorders>
            <w:shd w:val="clear" w:color="auto" w:fill="DAE9F7"/>
          </w:tcPr>
          <w:p w14:paraId="6E85713A" w14:textId="77777777" w:rsidR="00F65D28" w:rsidRPr="00AF36C7" w:rsidRDefault="00F65D28" w:rsidP="0075280E">
            <w:pPr>
              <w:pStyle w:val="TableParagraph"/>
              <w:spacing w:before="189" w:line="292" w:lineRule="auto"/>
              <w:ind w:left="1425" w:right="489" w:hanging="178"/>
              <w:rPr>
                <w:rFonts w:ascii="Abadi" w:hAnsi="Abadi"/>
                <w:b/>
                <w:sz w:val="56"/>
              </w:rPr>
            </w:pPr>
            <w:r w:rsidRPr="00AF36C7">
              <w:rPr>
                <w:rFonts w:ascii="Abadi" w:hAnsi="Abadi"/>
                <w:b/>
                <w:spacing w:val="-2"/>
                <w:sz w:val="56"/>
              </w:rPr>
              <w:t>Auckland</w:t>
            </w:r>
            <w:r w:rsidRPr="00AF36C7">
              <w:rPr>
                <w:rFonts w:ascii="Abadi" w:hAnsi="Abadi"/>
                <w:b/>
                <w:spacing w:val="-57"/>
                <w:sz w:val="56"/>
              </w:rPr>
              <w:t xml:space="preserve"> </w:t>
            </w:r>
            <w:r w:rsidRPr="00AF36C7">
              <w:rPr>
                <w:rFonts w:ascii="Abadi" w:hAnsi="Abadi"/>
                <w:b/>
                <w:spacing w:val="-2"/>
                <w:sz w:val="56"/>
              </w:rPr>
              <w:t xml:space="preserve">Seventh-Day </w:t>
            </w:r>
            <w:r w:rsidRPr="00AF36C7">
              <w:rPr>
                <w:rFonts w:ascii="Abadi" w:hAnsi="Abadi"/>
                <w:b/>
                <w:spacing w:val="-8"/>
                <w:sz w:val="56"/>
              </w:rPr>
              <w:t>Adventist</w:t>
            </w:r>
            <w:r w:rsidRPr="00AF36C7">
              <w:rPr>
                <w:rFonts w:ascii="Abadi" w:hAnsi="Abadi"/>
                <w:b/>
                <w:spacing w:val="-45"/>
                <w:sz w:val="56"/>
              </w:rPr>
              <w:t xml:space="preserve"> </w:t>
            </w:r>
            <w:r w:rsidRPr="00AF36C7">
              <w:rPr>
                <w:rFonts w:ascii="Abadi" w:hAnsi="Abadi"/>
                <w:b/>
                <w:spacing w:val="-8"/>
                <w:sz w:val="56"/>
              </w:rPr>
              <w:t>High</w:t>
            </w:r>
            <w:r w:rsidRPr="00AF36C7">
              <w:rPr>
                <w:rFonts w:ascii="Abadi" w:hAnsi="Abadi"/>
                <w:b/>
                <w:spacing w:val="-42"/>
                <w:sz w:val="56"/>
              </w:rPr>
              <w:t xml:space="preserve"> </w:t>
            </w:r>
            <w:r w:rsidRPr="00AF36C7">
              <w:rPr>
                <w:rFonts w:ascii="Abadi" w:hAnsi="Abadi"/>
                <w:b/>
                <w:spacing w:val="-8"/>
                <w:sz w:val="56"/>
              </w:rPr>
              <w:t>School</w:t>
            </w:r>
          </w:p>
        </w:tc>
        <w:tc>
          <w:tcPr>
            <w:tcW w:w="2981" w:type="dxa"/>
            <w:tcBorders>
              <w:left w:val="nil"/>
            </w:tcBorders>
            <w:shd w:val="clear" w:color="auto" w:fill="DAE9F7"/>
          </w:tcPr>
          <w:p w14:paraId="1055AB2B" w14:textId="77777777" w:rsidR="00F65D28" w:rsidRPr="00AF36C7" w:rsidRDefault="00F65D28" w:rsidP="0075280E">
            <w:pPr>
              <w:pStyle w:val="TableParagraph"/>
              <w:ind w:left="520"/>
              <w:rPr>
                <w:rFonts w:ascii="Abadi" w:hAnsi="Abadi"/>
                <w:sz w:val="20"/>
              </w:rPr>
            </w:pPr>
            <w:r w:rsidRPr="00AF36C7">
              <w:rPr>
                <w:rFonts w:ascii="Abadi" w:hAnsi="Abadi"/>
                <w:noProof/>
                <w:sz w:val="20"/>
              </w:rPr>
              <w:drawing>
                <wp:inline distT="0" distB="0" distL="0" distR="0" wp14:anchorId="2632C904" wp14:editId="05565CCC">
                  <wp:extent cx="1149433" cy="1225296"/>
                  <wp:effectExtent l="0" t="0" r="0" b="0"/>
                  <wp:docPr id="1" name="Image 1" descr="A logo for a high schoo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high school  Description automatically generated"/>
                          <pic:cNvPicPr/>
                        </pic:nvPicPr>
                        <pic:blipFill>
                          <a:blip r:embed="rId11" cstate="print"/>
                          <a:stretch>
                            <a:fillRect/>
                          </a:stretch>
                        </pic:blipFill>
                        <pic:spPr>
                          <a:xfrm>
                            <a:off x="0" y="0"/>
                            <a:ext cx="1149433" cy="1225296"/>
                          </a:xfrm>
                          <a:prstGeom prst="rect">
                            <a:avLst/>
                          </a:prstGeom>
                        </pic:spPr>
                      </pic:pic>
                    </a:graphicData>
                  </a:graphic>
                </wp:inline>
              </w:drawing>
            </w:r>
          </w:p>
        </w:tc>
      </w:tr>
    </w:tbl>
    <w:p w14:paraId="400C4D02" w14:textId="77777777" w:rsidR="006E3F67" w:rsidRPr="00AF36C7" w:rsidRDefault="006E3F67" w:rsidP="006E3F67">
      <w:pPr>
        <w:spacing w:before="2"/>
        <w:ind w:left="50" w:right="50"/>
        <w:jc w:val="center"/>
        <w:rPr>
          <w:rFonts w:ascii="Abadi" w:hAnsi="Abadi"/>
          <w:b/>
          <w:color w:val="397B21"/>
          <w:spacing w:val="-6"/>
        </w:rPr>
      </w:pPr>
    </w:p>
    <w:p w14:paraId="344E0C81" w14:textId="77777777" w:rsidR="006E3F67" w:rsidRPr="00AF36C7" w:rsidRDefault="006E3F67" w:rsidP="006E3F67">
      <w:pPr>
        <w:spacing w:before="2" w:line="240" w:lineRule="auto"/>
        <w:ind w:left="50" w:right="50"/>
        <w:jc w:val="center"/>
        <w:rPr>
          <w:rFonts w:ascii="Abadi" w:hAnsi="Abadi"/>
          <w:b/>
          <w:color w:val="397B21"/>
          <w:spacing w:val="-6"/>
          <w:sz w:val="32"/>
          <w:szCs w:val="32"/>
        </w:rPr>
      </w:pPr>
      <w:r w:rsidRPr="00AF36C7">
        <w:rPr>
          <w:rFonts w:ascii="Abadi" w:hAnsi="Abadi"/>
          <w:b/>
          <w:color w:val="397B21"/>
          <w:spacing w:val="-6"/>
          <w:sz w:val="32"/>
          <w:szCs w:val="32"/>
        </w:rPr>
        <w:t xml:space="preserve">Digital Technologies </w:t>
      </w:r>
    </w:p>
    <w:p w14:paraId="2007485C" w14:textId="32F32137" w:rsidR="0013198B" w:rsidRPr="00AF36C7" w:rsidRDefault="006E3F67" w:rsidP="006E3F67">
      <w:pPr>
        <w:spacing w:before="2" w:line="240" w:lineRule="auto"/>
        <w:ind w:left="50" w:right="50"/>
        <w:jc w:val="center"/>
        <w:rPr>
          <w:rFonts w:ascii="Abadi" w:hAnsi="Abadi"/>
          <w:b/>
          <w:sz w:val="32"/>
          <w:szCs w:val="32"/>
        </w:rPr>
      </w:pPr>
      <w:r w:rsidRPr="00AF36C7">
        <w:rPr>
          <w:rFonts w:ascii="Abadi" w:hAnsi="Abadi"/>
          <w:b/>
          <w:color w:val="397B21"/>
          <w:spacing w:val="-6"/>
          <w:sz w:val="32"/>
          <w:szCs w:val="32"/>
        </w:rPr>
        <w:t>Internal Assessment</w:t>
      </w:r>
    </w:p>
    <w:p w14:paraId="772EBF42" w14:textId="47866666" w:rsidR="00F65D28" w:rsidRPr="00AF36C7" w:rsidRDefault="00F65D28" w:rsidP="00F65D28">
      <w:pPr>
        <w:spacing w:before="2"/>
        <w:ind w:left="50" w:right="50"/>
        <w:jc w:val="center"/>
        <w:rPr>
          <w:rFonts w:ascii="Abadi" w:hAnsi="Abadi"/>
          <w:b/>
        </w:rPr>
      </w:pPr>
      <w:r w:rsidRPr="00AF36C7">
        <w:rPr>
          <w:rFonts w:ascii="Abadi" w:hAnsi="Abadi"/>
          <w:b/>
          <w:color w:val="397B21"/>
          <w:spacing w:val="-6"/>
        </w:rPr>
        <w:t>Achievement</w:t>
      </w:r>
      <w:r w:rsidRPr="00AF36C7">
        <w:rPr>
          <w:rFonts w:ascii="Abadi" w:hAnsi="Abadi"/>
          <w:b/>
          <w:color w:val="397B21"/>
          <w:spacing w:val="-17"/>
        </w:rPr>
        <w:t xml:space="preserve"> </w:t>
      </w:r>
      <w:r w:rsidRPr="00AF36C7">
        <w:rPr>
          <w:rFonts w:ascii="Abadi" w:hAnsi="Abadi"/>
          <w:b/>
          <w:color w:val="397B21"/>
          <w:spacing w:val="-6"/>
        </w:rPr>
        <w:t>Standard</w:t>
      </w:r>
      <w:r w:rsidRPr="00AF36C7">
        <w:rPr>
          <w:rFonts w:ascii="Abadi" w:hAnsi="Abadi"/>
          <w:b/>
          <w:color w:val="397B21"/>
          <w:spacing w:val="-16"/>
        </w:rPr>
        <w:t xml:space="preserve"> </w:t>
      </w:r>
      <w:r w:rsidRPr="00B61874">
        <w:rPr>
          <w:rFonts w:ascii="Abadi" w:hAnsi="Abadi"/>
          <w:b/>
          <w:color w:val="397B21"/>
          <w:spacing w:val="-6"/>
        </w:rPr>
        <w:t>AS</w:t>
      </w:r>
      <w:r w:rsidR="00567A4E" w:rsidRPr="00B61874">
        <w:rPr>
          <w:rFonts w:ascii="Abadi" w:hAnsi="Abadi"/>
          <w:b/>
          <w:color w:val="397B21"/>
          <w:spacing w:val="-6"/>
        </w:rPr>
        <w:t>9</w:t>
      </w:r>
      <w:r w:rsidRPr="00B61874">
        <w:rPr>
          <w:rFonts w:ascii="Abadi" w:hAnsi="Abadi"/>
          <w:b/>
          <w:color w:val="397B21"/>
          <w:spacing w:val="-6"/>
        </w:rPr>
        <w:t>1</w:t>
      </w:r>
      <w:r w:rsidR="00567A4E" w:rsidRPr="00B61874">
        <w:rPr>
          <w:rFonts w:ascii="Abadi" w:hAnsi="Abadi"/>
          <w:b/>
          <w:color w:val="397B21"/>
          <w:spacing w:val="-6"/>
        </w:rPr>
        <w:t>9</w:t>
      </w:r>
      <w:r w:rsidRPr="00B61874">
        <w:rPr>
          <w:rFonts w:ascii="Abadi" w:hAnsi="Abadi"/>
          <w:b/>
          <w:color w:val="397B21"/>
          <w:spacing w:val="-6"/>
        </w:rPr>
        <w:t>03</w:t>
      </w:r>
      <w:r w:rsidRPr="00AF36C7">
        <w:rPr>
          <w:rFonts w:ascii="Abadi" w:hAnsi="Abadi"/>
          <w:b/>
          <w:color w:val="397B21"/>
          <w:spacing w:val="-18"/>
        </w:rPr>
        <w:t xml:space="preserve"> </w:t>
      </w:r>
      <w:r w:rsidRPr="00AF36C7">
        <w:rPr>
          <w:rFonts w:ascii="Abadi" w:hAnsi="Abadi"/>
          <w:b/>
          <w:color w:val="397B21"/>
          <w:spacing w:val="-6"/>
        </w:rPr>
        <w:t>and</w:t>
      </w:r>
      <w:r w:rsidRPr="00AF36C7">
        <w:rPr>
          <w:rFonts w:ascii="Abadi" w:hAnsi="Abadi"/>
          <w:b/>
          <w:color w:val="397B21"/>
          <w:spacing w:val="-16"/>
        </w:rPr>
        <w:t xml:space="preserve"> </w:t>
      </w:r>
      <w:r w:rsidRPr="00B61874">
        <w:rPr>
          <w:rFonts w:ascii="Abadi" w:hAnsi="Abadi"/>
          <w:b/>
          <w:color w:val="397B21"/>
          <w:spacing w:val="-6"/>
        </w:rPr>
        <w:t>AS</w:t>
      </w:r>
      <w:r w:rsidR="00567A4E" w:rsidRPr="00B61874">
        <w:rPr>
          <w:rFonts w:ascii="Abadi" w:hAnsi="Abadi"/>
          <w:b/>
          <w:color w:val="397B21"/>
          <w:spacing w:val="-6"/>
        </w:rPr>
        <w:t>9</w:t>
      </w:r>
      <w:r w:rsidRPr="00B61874">
        <w:rPr>
          <w:rFonts w:ascii="Abadi" w:hAnsi="Abadi"/>
          <w:b/>
          <w:color w:val="397B21"/>
          <w:spacing w:val="-6"/>
        </w:rPr>
        <w:t>1</w:t>
      </w:r>
      <w:r w:rsidR="00567A4E" w:rsidRPr="00B61874">
        <w:rPr>
          <w:rFonts w:ascii="Abadi" w:hAnsi="Abadi"/>
          <w:b/>
          <w:color w:val="397B21"/>
          <w:spacing w:val="-6"/>
        </w:rPr>
        <w:t>9</w:t>
      </w:r>
      <w:r w:rsidRPr="00B61874">
        <w:rPr>
          <w:rFonts w:ascii="Abadi" w:hAnsi="Abadi"/>
          <w:b/>
          <w:color w:val="397B21"/>
          <w:spacing w:val="-6"/>
        </w:rPr>
        <w:t>07</w:t>
      </w:r>
    </w:p>
    <w:p w14:paraId="576C48D4" w14:textId="77777777" w:rsidR="00F65D28" w:rsidRPr="00AF36C7" w:rsidRDefault="00F65D28" w:rsidP="00F65D28">
      <w:pPr>
        <w:pStyle w:val="BodyText"/>
        <w:spacing w:before="11"/>
        <w:rPr>
          <w:rFonts w:ascii="Abadi" w:hAnsi="Abadi"/>
          <w:b/>
          <w:sz w:val="18"/>
        </w:r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66"/>
        <w:gridCol w:w="1659"/>
        <w:gridCol w:w="1661"/>
        <w:gridCol w:w="1658"/>
        <w:gridCol w:w="1659"/>
        <w:gridCol w:w="1930"/>
      </w:tblGrid>
      <w:tr w:rsidR="00F65D28" w:rsidRPr="00AF36C7" w14:paraId="1F8E39E7" w14:textId="77777777" w:rsidTr="000B7293">
        <w:trPr>
          <w:trHeight w:val="1022"/>
        </w:trPr>
        <w:tc>
          <w:tcPr>
            <w:tcW w:w="1966" w:type="dxa"/>
            <w:tcBorders>
              <w:bottom w:val="single" w:sz="12" w:space="0" w:color="8DD773"/>
            </w:tcBorders>
          </w:tcPr>
          <w:p w14:paraId="7032BE9C" w14:textId="77777777" w:rsidR="00F65D28" w:rsidRPr="00AF36C7" w:rsidRDefault="00F65D28" w:rsidP="0075280E">
            <w:pPr>
              <w:pStyle w:val="TableParagraph"/>
              <w:ind w:left="138"/>
              <w:rPr>
                <w:rFonts w:ascii="Abadi" w:hAnsi="Abadi"/>
                <w:b/>
                <w:sz w:val="24"/>
              </w:rPr>
            </w:pPr>
            <w:r w:rsidRPr="00AF36C7">
              <w:rPr>
                <w:rFonts w:ascii="Abadi" w:hAnsi="Abadi"/>
                <w:b/>
                <w:spacing w:val="-2"/>
                <w:sz w:val="24"/>
              </w:rPr>
              <w:t>Standard</w:t>
            </w:r>
            <w:r w:rsidRPr="00AF36C7">
              <w:rPr>
                <w:rFonts w:ascii="Abadi" w:hAnsi="Abadi"/>
                <w:b/>
                <w:spacing w:val="-9"/>
                <w:sz w:val="24"/>
              </w:rPr>
              <w:t xml:space="preserve"> </w:t>
            </w:r>
            <w:r w:rsidRPr="00AF36C7">
              <w:rPr>
                <w:rFonts w:ascii="Abadi" w:hAnsi="Abadi"/>
                <w:b/>
                <w:spacing w:val="-2"/>
                <w:sz w:val="24"/>
              </w:rPr>
              <w:t>Title:</w:t>
            </w:r>
          </w:p>
          <w:p w14:paraId="65C75F74" w14:textId="77777777" w:rsidR="00F65D28" w:rsidRPr="00AF36C7" w:rsidRDefault="00F65D28" w:rsidP="0075280E">
            <w:pPr>
              <w:pStyle w:val="TableParagraph"/>
              <w:spacing w:before="1" w:line="340" w:lineRule="atLeast"/>
              <w:ind w:left="90" w:right="136"/>
              <w:rPr>
                <w:rFonts w:ascii="Abadi" w:hAnsi="Abadi"/>
                <w:sz w:val="24"/>
              </w:rPr>
            </w:pPr>
            <w:r w:rsidRPr="00AF36C7">
              <w:rPr>
                <w:rFonts w:ascii="Abadi" w:hAnsi="Abadi"/>
                <w:spacing w:val="-2"/>
                <w:sz w:val="24"/>
              </w:rPr>
              <w:t>AS91903 AS91907</w:t>
            </w:r>
          </w:p>
        </w:tc>
        <w:tc>
          <w:tcPr>
            <w:tcW w:w="8567" w:type="dxa"/>
            <w:gridSpan w:val="5"/>
            <w:tcBorders>
              <w:bottom w:val="single" w:sz="12" w:space="0" w:color="8DD773"/>
            </w:tcBorders>
          </w:tcPr>
          <w:p w14:paraId="2CA5DDDA" w14:textId="77777777" w:rsidR="00F65D28" w:rsidRPr="00AF36C7" w:rsidRDefault="00F65D28" w:rsidP="0075280E">
            <w:pPr>
              <w:pStyle w:val="TableParagraph"/>
              <w:spacing w:before="171"/>
              <w:ind w:left="90"/>
              <w:rPr>
                <w:rFonts w:ascii="Abadi" w:hAnsi="Abadi"/>
                <w:b/>
                <w:sz w:val="24"/>
              </w:rPr>
            </w:pPr>
            <w:r w:rsidRPr="00AF36C7">
              <w:rPr>
                <w:rFonts w:ascii="Abadi" w:hAnsi="Abadi"/>
                <w:b/>
                <w:spacing w:val="-4"/>
                <w:sz w:val="24"/>
              </w:rPr>
              <w:t>Use</w:t>
            </w:r>
            <w:r w:rsidRPr="00AF36C7">
              <w:rPr>
                <w:rFonts w:ascii="Abadi" w:hAnsi="Abadi"/>
                <w:b/>
                <w:spacing w:val="-14"/>
                <w:sz w:val="24"/>
              </w:rPr>
              <w:t xml:space="preserve"> </w:t>
            </w:r>
            <w:r w:rsidRPr="00AF36C7">
              <w:rPr>
                <w:rFonts w:ascii="Abadi" w:hAnsi="Abadi"/>
                <w:b/>
                <w:spacing w:val="-4"/>
                <w:sz w:val="24"/>
              </w:rPr>
              <w:t>complex</w:t>
            </w:r>
            <w:r w:rsidRPr="00AF36C7">
              <w:rPr>
                <w:rFonts w:ascii="Abadi" w:hAnsi="Abadi"/>
                <w:b/>
                <w:spacing w:val="-14"/>
                <w:sz w:val="24"/>
              </w:rPr>
              <w:t xml:space="preserve"> </w:t>
            </w:r>
            <w:r w:rsidRPr="00AF36C7">
              <w:rPr>
                <w:rFonts w:ascii="Abadi" w:hAnsi="Abadi"/>
                <w:b/>
                <w:spacing w:val="-4"/>
                <w:sz w:val="24"/>
              </w:rPr>
              <w:t>techniques</w:t>
            </w:r>
            <w:r w:rsidRPr="00AF36C7">
              <w:rPr>
                <w:rFonts w:ascii="Abadi" w:hAnsi="Abadi"/>
                <w:b/>
                <w:spacing w:val="-13"/>
                <w:sz w:val="24"/>
              </w:rPr>
              <w:t xml:space="preserve"> </w:t>
            </w:r>
            <w:r w:rsidRPr="00AF36C7">
              <w:rPr>
                <w:rFonts w:ascii="Abadi" w:hAnsi="Abadi"/>
                <w:b/>
                <w:spacing w:val="-4"/>
                <w:sz w:val="24"/>
              </w:rPr>
              <w:t>to</w:t>
            </w:r>
            <w:r w:rsidRPr="00AF36C7">
              <w:rPr>
                <w:rFonts w:ascii="Abadi" w:hAnsi="Abadi"/>
                <w:b/>
                <w:spacing w:val="-16"/>
                <w:sz w:val="24"/>
              </w:rPr>
              <w:t xml:space="preserve"> </w:t>
            </w:r>
            <w:r w:rsidRPr="00AF36C7">
              <w:rPr>
                <w:rFonts w:ascii="Abadi" w:hAnsi="Abadi"/>
                <w:b/>
                <w:spacing w:val="-4"/>
                <w:sz w:val="24"/>
              </w:rPr>
              <w:t>develop</w:t>
            </w:r>
            <w:r w:rsidRPr="00AF36C7">
              <w:rPr>
                <w:rFonts w:ascii="Abadi" w:hAnsi="Abadi"/>
                <w:b/>
                <w:spacing w:val="-14"/>
                <w:sz w:val="24"/>
              </w:rPr>
              <w:t xml:space="preserve"> </w:t>
            </w:r>
            <w:r w:rsidRPr="00AF36C7">
              <w:rPr>
                <w:rFonts w:ascii="Abadi" w:hAnsi="Abadi"/>
                <w:b/>
                <w:spacing w:val="-4"/>
                <w:sz w:val="24"/>
              </w:rPr>
              <w:t>a</w:t>
            </w:r>
            <w:r w:rsidRPr="00AF36C7">
              <w:rPr>
                <w:rFonts w:ascii="Abadi" w:hAnsi="Abadi"/>
                <w:b/>
                <w:spacing w:val="-16"/>
                <w:sz w:val="24"/>
              </w:rPr>
              <w:t xml:space="preserve"> </w:t>
            </w:r>
            <w:r w:rsidRPr="00AF36C7">
              <w:rPr>
                <w:rFonts w:ascii="Abadi" w:hAnsi="Abadi"/>
                <w:b/>
                <w:spacing w:val="-4"/>
                <w:sz w:val="24"/>
              </w:rPr>
              <w:t>digital</w:t>
            </w:r>
            <w:r w:rsidRPr="00AF36C7">
              <w:rPr>
                <w:rFonts w:ascii="Abadi" w:hAnsi="Abadi"/>
                <w:b/>
                <w:spacing w:val="-18"/>
                <w:sz w:val="24"/>
              </w:rPr>
              <w:t xml:space="preserve"> </w:t>
            </w:r>
            <w:r w:rsidRPr="00AF36C7">
              <w:rPr>
                <w:rFonts w:ascii="Abadi" w:hAnsi="Abadi"/>
                <w:b/>
                <w:spacing w:val="-4"/>
                <w:sz w:val="24"/>
              </w:rPr>
              <w:t>outcome</w:t>
            </w:r>
            <w:r w:rsidRPr="00AF36C7">
              <w:rPr>
                <w:rFonts w:ascii="Abadi" w:hAnsi="Abadi"/>
                <w:b/>
                <w:spacing w:val="-14"/>
                <w:sz w:val="24"/>
              </w:rPr>
              <w:t xml:space="preserve"> </w:t>
            </w:r>
            <w:r w:rsidRPr="00AF36C7">
              <w:rPr>
                <w:rFonts w:ascii="Abadi" w:hAnsi="Abadi"/>
                <w:b/>
                <w:spacing w:val="-4"/>
                <w:sz w:val="24"/>
              </w:rPr>
              <w:t>(4</w:t>
            </w:r>
            <w:r w:rsidRPr="00AF36C7">
              <w:rPr>
                <w:rFonts w:ascii="Abadi" w:hAnsi="Abadi"/>
                <w:b/>
                <w:spacing w:val="-16"/>
                <w:sz w:val="24"/>
              </w:rPr>
              <w:t xml:space="preserve"> </w:t>
            </w:r>
            <w:r w:rsidRPr="00AF36C7">
              <w:rPr>
                <w:rFonts w:ascii="Abadi" w:hAnsi="Abadi"/>
                <w:b/>
                <w:spacing w:val="-4"/>
                <w:sz w:val="24"/>
              </w:rPr>
              <w:t>credits)</w:t>
            </w:r>
          </w:p>
          <w:p w14:paraId="723CBF92" w14:textId="77777777" w:rsidR="00F65D28" w:rsidRPr="00AF36C7" w:rsidRDefault="00F65D28" w:rsidP="0075280E">
            <w:pPr>
              <w:pStyle w:val="TableParagraph"/>
              <w:spacing w:before="62"/>
              <w:ind w:left="90"/>
              <w:rPr>
                <w:rFonts w:ascii="Abadi" w:hAnsi="Abadi"/>
                <w:b/>
                <w:sz w:val="24"/>
              </w:rPr>
            </w:pPr>
            <w:r w:rsidRPr="00AF36C7">
              <w:rPr>
                <w:rFonts w:ascii="Abadi" w:hAnsi="Abadi"/>
                <w:b/>
                <w:spacing w:val="-2"/>
                <w:sz w:val="24"/>
              </w:rPr>
              <w:t>Use</w:t>
            </w:r>
            <w:r w:rsidRPr="00AF36C7">
              <w:rPr>
                <w:rFonts w:ascii="Abadi" w:hAnsi="Abadi"/>
                <w:b/>
                <w:spacing w:val="-18"/>
                <w:sz w:val="24"/>
              </w:rPr>
              <w:t xml:space="preserve"> </w:t>
            </w:r>
            <w:r w:rsidRPr="00AF36C7">
              <w:rPr>
                <w:rFonts w:ascii="Abadi" w:hAnsi="Abadi"/>
                <w:b/>
                <w:spacing w:val="-2"/>
                <w:sz w:val="24"/>
              </w:rPr>
              <w:t>complex</w:t>
            </w:r>
            <w:r w:rsidRPr="00AF36C7">
              <w:rPr>
                <w:rFonts w:ascii="Abadi" w:hAnsi="Abadi"/>
                <w:b/>
                <w:spacing w:val="-17"/>
                <w:sz w:val="24"/>
              </w:rPr>
              <w:t xml:space="preserve"> </w:t>
            </w:r>
            <w:r w:rsidRPr="00AF36C7">
              <w:rPr>
                <w:rFonts w:ascii="Abadi" w:hAnsi="Abadi"/>
                <w:b/>
                <w:spacing w:val="-2"/>
                <w:sz w:val="24"/>
              </w:rPr>
              <w:t>processes</w:t>
            </w:r>
            <w:r w:rsidRPr="00AF36C7">
              <w:rPr>
                <w:rFonts w:ascii="Abadi" w:hAnsi="Abadi"/>
                <w:b/>
                <w:spacing w:val="-17"/>
                <w:sz w:val="24"/>
              </w:rPr>
              <w:t xml:space="preserve"> </w:t>
            </w:r>
            <w:r w:rsidRPr="00AF36C7">
              <w:rPr>
                <w:rFonts w:ascii="Abadi" w:hAnsi="Abadi"/>
                <w:b/>
                <w:spacing w:val="-2"/>
                <w:sz w:val="24"/>
              </w:rPr>
              <w:t>to</w:t>
            </w:r>
            <w:r w:rsidRPr="00AF36C7">
              <w:rPr>
                <w:rFonts w:ascii="Abadi" w:hAnsi="Abadi"/>
                <w:b/>
                <w:spacing w:val="-19"/>
                <w:sz w:val="24"/>
              </w:rPr>
              <w:t xml:space="preserve"> </w:t>
            </w:r>
            <w:r w:rsidRPr="00AF36C7">
              <w:rPr>
                <w:rFonts w:ascii="Abadi" w:hAnsi="Abadi"/>
                <w:b/>
                <w:spacing w:val="-2"/>
                <w:sz w:val="24"/>
              </w:rPr>
              <w:t>develop</w:t>
            </w:r>
            <w:r w:rsidRPr="00AF36C7">
              <w:rPr>
                <w:rFonts w:ascii="Abadi" w:hAnsi="Abadi"/>
                <w:b/>
                <w:spacing w:val="-17"/>
                <w:sz w:val="24"/>
              </w:rPr>
              <w:t xml:space="preserve"> </w:t>
            </w:r>
            <w:r w:rsidRPr="00AF36C7">
              <w:rPr>
                <w:rFonts w:ascii="Abadi" w:hAnsi="Abadi"/>
                <w:b/>
                <w:spacing w:val="-2"/>
                <w:sz w:val="24"/>
              </w:rPr>
              <w:t>a</w:t>
            </w:r>
            <w:r w:rsidRPr="00AF36C7">
              <w:rPr>
                <w:rFonts w:ascii="Abadi" w:hAnsi="Abadi"/>
                <w:b/>
                <w:spacing w:val="-19"/>
                <w:sz w:val="24"/>
              </w:rPr>
              <w:t xml:space="preserve"> </w:t>
            </w:r>
            <w:r w:rsidRPr="00AF36C7">
              <w:rPr>
                <w:rFonts w:ascii="Abadi" w:hAnsi="Abadi"/>
                <w:b/>
                <w:spacing w:val="-2"/>
                <w:sz w:val="24"/>
              </w:rPr>
              <w:t>digital</w:t>
            </w:r>
            <w:r w:rsidRPr="00AF36C7">
              <w:rPr>
                <w:rFonts w:ascii="Abadi" w:hAnsi="Abadi"/>
                <w:b/>
                <w:spacing w:val="-22"/>
                <w:sz w:val="24"/>
              </w:rPr>
              <w:t xml:space="preserve"> </w:t>
            </w:r>
            <w:r w:rsidRPr="00AF36C7">
              <w:rPr>
                <w:rFonts w:ascii="Abadi" w:hAnsi="Abadi"/>
                <w:b/>
                <w:spacing w:val="-2"/>
                <w:sz w:val="24"/>
              </w:rPr>
              <w:t>technologies</w:t>
            </w:r>
            <w:r w:rsidRPr="00AF36C7">
              <w:rPr>
                <w:rFonts w:ascii="Abadi" w:hAnsi="Abadi"/>
                <w:b/>
                <w:spacing w:val="-17"/>
                <w:sz w:val="24"/>
              </w:rPr>
              <w:t xml:space="preserve"> </w:t>
            </w:r>
            <w:r w:rsidRPr="00AF36C7">
              <w:rPr>
                <w:rFonts w:ascii="Abadi" w:hAnsi="Abadi"/>
                <w:b/>
                <w:spacing w:val="-2"/>
                <w:sz w:val="24"/>
              </w:rPr>
              <w:t>outcome</w:t>
            </w:r>
            <w:r w:rsidRPr="00AF36C7">
              <w:rPr>
                <w:rFonts w:ascii="Abadi" w:hAnsi="Abadi"/>
                <w:b/>
                <w:spacing w:val="-19"/>
                <w:sz w:val="24"/>
              </w:rPr>
              <w:t xml:space="preserve"> </w:t>
            </w:r>
            <w:r w:rsidRPr="00AF36C7">
              <w:rPr>
                <w:rFonts w:ascii="Abadi" w:hAnsi="Abadi"/>
                <w:b/>
                <w:spacing w:val="-2"/>
                <w:sz w:val="24"/>
              </w:rPr>
              <w:t>(6</w:t>
            </w:r>
            <w:r w:rsidRPr="00AF36C7">
              <w:rPr>
                <w:rFonts w:ascii="Abadi" w:hAnsi="Abadi"/>
                <w:b/>
                <w:spacing w:val="-19"/>
                <w:sz w:val="24"/>
              </w:rPr>
              <w:t xml:space="preserve"> </w:t>
            </w:r>
            <w:r w:rsidRPr="00AF36C7">
              <w:rPr>
                <w:rFonts w:ascii="Abadi" w:hAnsi="Abadi"/>
                <w:b/>
                <w:spacing w:val="-2"/>
                <w:sz w:val="24"/>
              </w:rPr>
              <w:t>credits)</w:t>
            </w:r>
          </w:p>
        </w:tc>
      </w:tr>
      <w:tr w:rsidR="00F65D28" w:rsidRPr="00AF36C7" w14:paraId="694C7141" w14:textId="77777777" w:rsidTr="000B7293">
        <w:trPr>
          <w:trHeight w:val="500"/>
        </w:trPr>
        <w:tc>
          <w:tcPr>
            <w:tcW w:w="1966" w:type="dxa"/>
            <w:tcBorders>
              <w:top w:val="single" w:sz="12" w:space="0" w:color="8DD773"/>
            </w:tcBorders>
          </w:tcPr>
          <w:p w14:paraId="2E50221E" w14:textId="77777777" w:rsidR="00F65D28" w:rsidRPr="00AF36C7" w:rsidRDefault="00F65D28" w:rsidP="0075280E">
            <w:pPr>
              <w:pStyle w:val="TableParagraph"/>
              <w:spacing w:before="2"/>
              <w:ind w:left="90"/>
              <w:rPr>
                <w:rFonts w:ascii="Abadi" w:hAnsi="Abadi"/>
                <w:b/>
                <w:sz w:val="24"/>
              </w:rPr>
            </w:pPr>
            <w:r w:rsidRPr="00AF36C7">
              <w:rPr>
                <w:rFonts w:ascii="Abadi" w:hAnsi="Abadi"/>
                <w:b/>
                <w:spacing w:val="-2"/>
                <w:sz w:val="24"/>
              </w:rPr>
              <w:t>Credits</w:t>
            </w:r>
          </w:p>
        </w:tc>
        <w:tc>
          <w:tcPr>
            <w:tcW w:w="1659" w:type="dxa"/>
            <w:tcBorders>
              <w:top w:val="single" w:sz="12" w:space="0" w:color="8DD773"/>
              <w:bottom w:val="single" w:sz="12" w:space="0" w:color="8DD773"/>
            </w:tcBorders>
          </w:tcPr>
          <w:p w14:paraId="5339B283" w14:textId="77777777" w:rsidR="00F65D28" w:rsidRPr="00AF36C7" w:rsidRDefault="00F65D28" w:rsidP="0075280E">
            <w:pPr>
              <w:pStyle w:val="TableParagraph"/>
              <w:spacing w:before="2"/>
              <w:ind w:left="90"/>
              <w:rPr>
                <w:rFonts w:ascii="Abadi" w:hAnsi="Abadi"/>
                <w:sz w:val="24"/>
              </w:rPr>
            </w:pPr>
            <w:r w:rsidRPr="00AF36C7">
              <w:rPr>
                <w:rFonts w:ascii="Abadi" w:hAnsi="Abadi"/>
                <w:spacing w:val="-5"/>
                <w:sz w:val="24"/>
              </w:rPr>
              <w:t>10</w:t>
            </w:r>
          </w:p>
        </w:tc>
        <w:tc>
          <w:tcPr>
            <w:tcW w:w="1661" w:type="dxa"/>
            <w:tcBorders>
              <w:top w:val="single" w:sz="12" w:space="0" w:color="8DD773"/>
              <w:bottom w:val="single" w:sz="12" w:space="0" w:color="8DD773"/>
            </w:tcBorders>
          </w:tcPr>
          <w:p w14:paraId="67822EB8" w14:textId="77777777" w:rsidR="00F65D28" w:rsidRPr="00AF36C7" w:rsidRDefault="00F65D28" w:rsidP="0075280E">
            <w:pPr>
              <w:pStyle w:val="TableParagraph"/>
              <w:spacing w:before="2"/>
              <w:ind w:left="90"/>
              <w:rPr>
                <w:rFonts w:ascii="Abadi" w:hAnsi="Abadi"/>
                <w:sz w:val="24"/>
              </w:rPr>
            </w:pPr>
            <w:r w:rsidRPr="00AF36C7">
              <w:rPr>
                <w:rFonts w:ascii="Abadi" w:hAnsi="Abadi"/>
                <w:spacing w:val="-2"/>
                <w:sz w:val="24"/>
              </w:rPr>
              <w:t>Level</w:t>
            </w:r>
          </w:p>
        </w:tc>
        <w:tc>
          <w:tcPr>
            <w:tcW w:w="1658" w:type="dxa"/>
            <w:tcBorders>
              <w:top w:val="single" w:sz="12" w:space="0" w:color="8DD773"/>
              <w:bottom w:val="single" w:sz="12" w:space="0" w:color="8DD773"/>
            </w:tcBorders>
          </w:tcPr>
          <w:p w14:paraId="08472E9A" w14:textId="77777777" w:rsidR="00F65D28" w:rsidRPr="00AF36C7" w:rsidRDefault="00F65D28" w:rsidP="0075280E">
            <w:pPr>
              <w:pStyle w:val="TableParagraph"/>
              <w:spacing w:before="2"/>
              <w:ind w:left="88"/>
              <w:rPr>
                <w:rFonts w:ascii="Abadi" w:hAnsi="Abadi"/>
                <w:sz w:val="24"/>
              </w:rPr>
            </w:pPr>
            <w:r w:rsidRPr="00AF36C7">
              <w:rPr>
                <w:rFonts w:ascii="Abadi" w:hAnsi="Abadi"/>
                <w:spacing w:val="-10"/>
                <w:sz w:val="24"/>
              </w:rPr>
              <w:t>3</w:t>
            </w:r>
          </w:p>
        </w:tc>
        <w:tc>
          <w:tcPr>
            <w:tcW w:w="1659" w:type="dxa"/>
            <w:tcBorders>
              <w:top w:val="single" w:sz="12" w:space="0" w:color="8DD773"/>
              <w:bottom w:val="single" w:sz="12" w:space="0" w:color="8DD773"/>
            </w:tcBorders>
          </w:tcPr>
          <w:p w14:paraId="2DD370AF" w14:textId="77777777" w:rsidR="00F65D28" w:rsidRPr="00AF36C7" w:rsidRDefault="00F65D28" w:rsidP="0075280E">
            <w:pPr>
              <w:pStyle w:val="TableParagraph"/>
              <w:spacing w:before="2"/>
              <w:ind w:left="89"/>
              <w:rPr>
                <w:rFonts w:ascii="Abadi" w:hAnsi="Abadi"/>
                <w:sz w:val="24"/>
              </w:rPr>
            </w:pPr>
            <w:r w:rsidRPr="00AF36C7">
              <w:rPr>
                <w:rFonts w:ascii="Abadi" w:hAnsi="Abadi"/>
                <w:spacing w:val="-2"/>
                <w:w w:val="105"/>
                <w:sz w:val="24"/>
              </w:rPr>
              <w:t>Assessment</w:t>
            </w:r>
          </w:p>
        </w:tc>
        <w:tc>
          <w:tcPr>
            <w:tcW w:w="1930" w:type="dxa"/>
            <w:tcBorders>
              <w:top w:val="single" w:sz="12" w:space="0" w:color="8DD773"/>
              <w:bottom w:val="single" w:sz="12" w:space="0" w:color="8DD773"/>
            </w:tcBorders>
          </w:tcPr>
          <w:p w14:paraId="2396BFE5" w14:textId="77777777" w:rsidR="00F65D28" w:rsidRPr="00AF36C7" w:rsidRDefault="00F65D28" w:rsidP="0075280E">
            <w:pPr>
              <w:pStyle w:val="TableParagraph"/>
              <w:spacing w:before="2"/>
              <w:ind w:left="91"/>
              <w:rPr>
                <w:rFonts w:ascii="Abadi" w:hAnsi="Abadi"/>
                <w:sz w:val="24"/>
              </w:rPr>
            </w:pPr>
            <w:r w:rsidRPr="00AF36C7">
              <w:rPr>
                <w:rFonts w:ascii="Abadi" w:hAnsi="Abadi"/>
                <w:spacing w:val="-2"/>
                <w:sz w:val="24"/>
              </w:rPr>
              <w:t>Internal</w:t>
            </w:r>
          </w:p>
        </w:tc>
      </w:tr>
      <w:tr w:rsidR="00F65D28" w:rsidRPr="00AF36C7" w14:paraId="31C1F3E5" w14:textId="77777777" w:rsidTr="000B7293">
        <w:trPr>
          <w:trHeight w:val="503"/>
        </w:trPr>
        <w:tc>
          <w:tcPr>
            <w:tcW w:w="1966" w:type="dxa"/>
          </w:tcPr>
          <w:p w14:paraId="34A1CC3E" w14:textId="77777777" w:rsidR="00F65D28" w:rsidRPr="00AF36C7" w:rsidRDefault="00F65D28" w:rsidP="0075280E">
            <w:pPr>
              <w:pStyle w:val="TableParagraph"/>
              <w:spacing w:before="2"/>
              <w:ind w:left="90"/>
              <w:rPr>
                <w:rFonts w:ascii="Abadi" w:hAnsi="Abadi"/>
                <w:b/>
                <w:sz w:val="24"/>
              </w:rPr>
            </w:pPr>
            <w:r w:rsidRPr="00AF36C7">
              <w:rPr>
                <w:rFonts w:ascii="Abadi" w:hAnsi="Abadi"/>
                <w:b/>
                <w:spacing w:val="-2"/>
                <w:sz w:val="24"/>
              </w:rPr>
              <w:t>Reference</w:t>
            </w:r>
          </w:p>
        </w:tc>
        <w:tc>
          <w:tcPr>
            <w:tcW w:w="8567" w:type="dxa"/>
            <w:gridSpan w:val="5"/>
            <w:tcBorders>
              <w:top w:val="single" w:sz="12" w:space="0" w:color="8DD773"/>
            </w:tcBorders>
          </w:tcPr>
          <w:p w14:paraId="3E252324" w14:textId="77777777" w:rsidR="00F65D28" w:rsidRPr="00AF36C7" w:rsidRDefault="00F65D28" w:rsidP="0075280E">
            <w:pPr>
              <w:pStyle w:val="TableParagraph"/>
              <w:spacing w:before="2"/>
              <w:ind w:left="90"/>
              <w:rPr>
                <w:rFonts w:ascii="Abadi" w:hAnsi="Abadi"/>
                <w:sz w:val="24"/>
              </w:rPr>
            </w:pPr>
            <w:r w:rsidRPr="00AF36C7">
              <w:rPr>
                <w:rFonts w:ascii="Abadi" w:hAnsi="Abadi"/>
                <w:w w:val="95"/>
                <w:sz w:val="24"/>
              </w:rPr>
              <w:t>Digital</w:t>
            </w:r>
            <w:r w:rsidRPr="00AF36C7">
              <w:rPr>
                <w:rFonts w:ascii="Abadi" w:hAnsi="Abadi"/>
                <w:spacing w:val="-13"/>
                <w:w w:val="95"/>
                <w:sz w:val="24"/>
              </w:rPr>
              <w:t xml:space="preserve"> </w:t>
            </w:r>
            <w:r w:rsidRPr="00AF36C7">
              <w:rPr>
                <w:rFonts w:ascii="Abadi" w:hAnsi="Abadi"/>
                <w:w w:val="95"/>
                <w:sz w:val="24"/>
              </w:rPr>
              <w:t>Technologies</w:t>
            </w:r>
            <w:r w:rsidRPr="00AF36C7">
              <w:rPr>
                <w:rFonts w:ascii="Abadi" w:hAnsi="Abadi"/>
                <w:spacing w:val="-11"/>
                <w:w w:val="95"/>
                <w:sz w:val="24"/>
              </w:rPr>
              <w:t xml:space="preserve"> </w:t>
            </w:r>
            <w:r w:rsidRPr="00AF36C7">
              <w:rPr>
                <w:rFonts w:ascii="Abadi" w:hAnsi="Abadi"/>
                <w:w w:val="90"/>
                <w:sz w:val="24"/>
              </w:rPr>
              <w:t>|</w:t>
            </w:r>
            <w:r w:rsidRPr="00AF36C7">
              <w:rPr>
                <w:rFonts w:ascii="Abadi" w:hAnsi="Abadi"/>
                <w:spacing w:val="-10"/>
                <w:w w:val="90"/>
                <w:sz w:val="24"/>
              </w:rPr>
              <w:t xml:space="preserve"> </w:t>
            </w:r>
            <w:r w:rsidRPr="00AF36C7">
              <w:rPr>
                <w:rFonts w:ascii="Abadi" w:hAnsi="Abadi"/>
                <w:w w:val="95"/>
                <w:sz w:val="24"/>
              </w:rPr>
              <w:t>Hangarau</w:t>
            </w:r>
            <w:r w:rsidRPr="00AF36C7">
              <w:rPr>
                <w:rFonts w:ascii="Abadi" w:hAnsi="Abadi"/>
                <w:spacing w:val="-9"/>
                <w:w w:val="95"/>
                <w:sz w:val="24"/>
              </w:rPr>
              <w:t xml:space="preserve"> </w:t>
            </w:r>
            <w:r w:rsidRPr="00AF36C7">
              <w:rPr>
                <w:rFonts w:ascii="Abadi" w:hAnsi="Abadi"/>
                <w:w w:val="95"/>
                <w:sz w:val="24"/>
              </w:rPr>
              <w:t>Matihiko</w:t>
            </w:r>
            <w:r w:rsidRPr="00AF36C7">
              <w:rPr>
                <w:rFonts w:ascii="Abadi" w:hAnsi="Abadi"/>
                <w:spacing w:val="-11"/>
                <w:w w:val="95"/>
                <w:sz w:val="24"/>
              </w:rPr>
              <w:t xml:space="preserve"> </w:t>
            </w:r>
            <w:r w:rsidRPr="00AF36C7">
              <w:rPr>
                <w:rFonts w:ascii="Abadi" w:hAnsi="Abadi"/>
                <w:spacing w:val="-5"/>
                <w:w w:val="95"/>
                <w:sz w:val="24"/>
              </w:rPr>
              <w:t>3.8</w:t>
            </w:r>
          </w:p>
        </w:tc>
      </w:tr>
    </w:tbl>
    <w:p w14:paraId="78B66D88" w14:textId="77777777" w:rsidR="00F65D28" w:rsidRPr="00AF36C7" w:rsidRDefault="00F65D28" w:rsidP="00F65D28">
      <w:pPr>
        <w:pStyle w:val="BodyText"/>
        <w:rPr>
          <w:rFonts w:ascii="Abadi" w:hAnsi="Abadi"/>
          <w:b/>
          <w:sz w:val="20"/>
        </w:rPr>
      </w:pPr>
    </w:p>
    <w:p w14:paraId="0994F657" w14:textId="77777777" w:rsidR="00F65D28" w:rsidRPr="00AF36C7" w:rsidRDefault="00F65D28" w:rsidP="00F65D28">
      <w:pPr>
        <w:pStyle w:val="BodyText"/>
        <w:spacing w:before="34"/>
        <w:rPr>
          <w:rFonts w:ascii="Abadi" w:hAnsi="Abadi"/>
          <w:b/>
          <w:sz w:val="20"/>
        </w:r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1"/>
        <w:gridCol w:w="3360"/>
        <w:gridCol w:w="3812"/>
      </w:tblGrid>
      <w:tr w:rsidR="00F65D28" w:rsidRPr="00AF36C7" w14:paraId="3212586E" w14:textId="77777777" w:rsidTr="000B7293">
        <w:trPr>
          <w:trHeight w:val="590"/>
        </w:trPr>
        <w:tc>
          <w:tcPr>
            <w:tcW w:w="3361" w:type="dxa"/>
            <w:shd w:val="clear" w:color="auto" w:fill="A4C8EB"/>
          </w:tcPr>
          <w:p w14:paraId="32BB2BDE" w14:textId="77777777" w:rsidR="00F65D28" w:rsidRPr="00AF36C7" w:rsidRDefault="00F65D28" w:rsidP="0075280E">
            <w:pPr>
              <w:pStyle w:val="TableParagraph"/>
              <w:spacing w:before="125"/>
              <w:ind w:left="554"/>
              <w:rPr>
                <w:rFonts w:ascii="Abadi" w:hAnsi="Abadi"/>
                <w:b/>
                <w:sz w:val="24"/>
              </w:rPr>
            </w:pPr>
            <w:r w:rsidRPr="00AF36C7">
              <w:rPr>
                <w:rFonts w:ascii="Abadi" w:hAnsi="Abadi"/>
                <w:b/>
                <w:spacing w:val="-8"/>
                <w:sz w:val="24"/>
              </w:rPr>
              <w:t>Achieved</w:t>
            </w:r>
            <w:r w:rsidRPr="00AF36C7">
              <w:rPr>
                <w:rFonts w:ascii="Abadi" w:hAnsi="Abadi"/>
                <w:b/>
                <w:spacing w:val="-12"/>
                <w:sz w:val="24"/>
              </w:rPr>
              <w:t xml:space="preserve"> </w:t>
            </w:r>
            <w:r w:rsidRPr="00AF36C7">
              <w:rPr>
                <w:rFonts w:ascii="Abadi" w:hAnsi="Abadi"/>
                <w:b/>
                <w:spacing w:val="-8"/>
                <w:sz w:val="24"/>
              </w:rPr>
              <w:t>(A)/</w:t>
            </w:r>
            <w:r w:rsidRPr="00AF36C7">
              <w:rPr>
                <w:rFonts w:ascii="Abadi" w:hAnsi="Abadi"/>
                <w:b/>
                <w:spacing w:val="-12"/>
                <w:sz w:val="24"/>
              </w:rPr>
              <w:t xml:space="preserve"> </w:t>
            </w:r>
            <w:r w:rsidRPr="00AF36C7">
              <w:rPr>
                <w:rFonts w:ascii="Abadi" w:hAnsi="Abadi"/>
                <w:b/>
                <w:spacing w:val="-8"/>
                <w:sz w:val="24"/>
              </w:rPr>
              <w:t>Paetae</w:t>
            </w:r>
          </w:p>
        </w:tc>
        <w:tc>
          <w:tcPr>
            <w:tcW w:w="3360" w:type="dxa"/>
            <w:shd w:val="clear" w:color="auto" w:fill="D9F1D0"/>
          </w:tcPr>
          <w:p w14:paraId="518EA955" w14:textId="77777777" w:rsidR="00F65D28" w:rsidRPr="00AF36C7" w:rsidRDefault="00F65D28" w:rsidP="0075280E">
            <w:pPr>
              <w:pStyle w:val="TableParagraph"/>
              <w:spacing w:before="125"/>
              <w:ind w:left="762"/>
              <w:rPr>
                <w:rFonts w:ascii="Abadi" w:hAnsi="Abadi"/>
                <w:b/>
                <w:sz w:val="24"/>
              </w:rPr>
            </w:pPr>
            <w:r w:rsidRPr="00AF36C7">
              <w:rPr>
                <w:rFonts w:ascii="Abadi" w:hAnsi="Abadi"/>
                <w:b/>
                <w:spacing w:val="-6"/>
                <w:sz w:val="24"/>
              </w:rPr>
              <w:t>Merit</w:t>
            </w:r>
            <w:r w:rsidRPr="00AF36C7">
              <w:rPr>
                <w:rFonts w:ascii="Abadi" w:hAnsi="Abadi"/>
                <w:b/>
                <w:spacing w:val="-19"/>
                <w:sz w:val="24"/>
              </w:rPr>
              <w:t xml:space="preserve"> </w:t>
            </w:r>
            <w:r w:rsidRPr="00AF36C7">
              <w:rPr>
                <w:rFonts w:ascii="Abadi" w:hAnsi="Abadi"/>
                <w:b/>
                <w:spacing w:val="-6"/>
                <w:sz w:val="24"/>
              </w:rPr>
              <w:t>(M)/</w:t>
            </w:r>
            <w:r w:rsidRPr="00AF36C7">
              <w:rPr>
                <w:rFonts w:ascii="Abadi" w:hAnsi="Abadi"/>
                <w:b/>
                <w:spacing w:val="-19"/>
                <w:sz w:val="24"/>
              </w:rPr>
              <w:t xml:space="preserve"> </w:t>
            </w:r>
            <w:r w:rsidRPr="00AF36C7">
              <w:rPr>
                <w:rFonts w:ascii="Abadi" w:hAnsi="Abadi"/>
                <w:b/>
                <w:spacing w:val="-6"/>
                <w:sz w:val="24"/>
              </w:rPr>
              <w:t>Kaiaka</w:t>
            </w:r>
          </w:p>
        </w:tc>
        <w:tc>
          <w:tcPr>
            <w:tcW w:w="3812" w:type="dxa"/>
            <w:shd w:val="clear" w:color="auto" w:fill="F9D978"/>
          </w:tcPr>
          <w:p w14:paraId="6902F8DE" w14:textId="77777777" w:rsidR="00F65D28" w:rsidRPr="00AF36C7" w:rsidRDefault="00F65D28" w:rsidP="0075280E">
            <w:pPr>
              <w:pStyle w:val="TableParagraph"/>
              <w:spacing w:before="125"/>
              <w:ind w:left="855"/>
              <w:rPr>
                <w:rFonts w:ascii="Abadi" w:hAnsi="Abadi"/>
                <w:b/>
                <w:sz w:val="24"/>
              </w:rPr>
            </w:pPr>
            <w:r w:rsidRPr="00AF36C7">
              <w:rPr>
                <w:rFonts w:ascii="Abadi" w:hAnsi="Abadi"/>
                <w:b/>
                <w:spacing w:val="-6"/>
                <w:sz w:val="24"/>
              </w:rPr>
              <w:t xml:space="preserve">Excellent </w:t>
            </w:r>
            <w:r w:rsidRPr="00AF36C7">
              <w:rPr>
                <w:rFonts w:ascii="Abadi" w:hAnsi="Abadi"/>
                <w:b/>
                <w:spacing w:val="-2"/>
                <w:sz w:val="24"/>
              </w:rPr>
              <w:t>(E)/Kairangi</w:t>
            </w:r>
          </w:p>
        </w:tc>
      </w:tr>
      <w:tr w:rsidR="00F65D28" w:rsidRPr="00AF36C7" w14:paraId="7B269757" w14:textId="77777777" w:rsidTr="000B7293">
        <w:trPr>
          <w:trHeight w:val="1362"/>
        </w:trPr>
        <w:tc>
          <w:tcPr>
            <w:tcW w:w="3361" w:type="dxa"/>
          </w:tcPr>
          <w:p w14:paraId="04D75080" w14:textId="77777777" w:rsidR="00F65D28" w:rsidRPr="00AF36C7" w:rsidRDefault="00F65D28" w:rsidP="0075280E">
            <w:pPr>
              <w:pStyle w:val="TableParagraph"/>
              <w:spacing w:before="170" w:line="292" w:lineRule="auto"/>
              <w:ind w:left="90"/>
              <w:rPr>
                <w:rFonts w:ascii="Abadi" w:hAnsi="Abadi"/>
                <w:sz w:val="24"/>
              </w:rPr>
            </w:pPr>
            <w:r w:rsidRPr="00AF36C7">
              <w:rPr>
                <w:rFonts w:ascii="Abadi" w:hAnsi="Abadi"/>
                <w:sz w:val="24"/>
              </w:rPr>
              <w:t xml:space="preserve">Use complex processes and </w:t>
            </w:r>
            <w:r w:rsidRPr="00AF36C7">
              <w:rPr>
                <w:rFonts w:ascii="Abadi" w:hAnsi="Abadi"/>
                <w:spacing w:val="-4"/>
                <w:sz w:val="24"/>
              </w:rPr>
              <w:t>techniques</w:t>
            </w:r>
            <w:r w:rsidRPr="00AF36C7">
              <w:rPr>
                <w:rFonts w:ascii="Abadi" w:hAnsi="Abadi"/>
                <w:spacing w:val="-23"/>
                <w:sz w:val="24"/>
              </w:rPr>
              <w:t xml:space="preserve"> </w:t>
            </w:r>
            <w:r w:rsidRPr="00AF36C7">
              <w:rPr>
                <w:rFonts w:ascii="Abadi" w:hAnsi="Abadi"/>
                <w:spacing w:val="-4"/>
                <w:sz w:val="24"/>
              </w:rPr>
              <w:t>to</w:t>
            </w:r>
            <w:r w:rsidRPr="00AF36C7">
              <w:rPr>
                <w:rFonts w:ascii="Abadi" w:hAnsi="Abadi"/>
                <w:spacing w:val="-25"/>
                <w:sz w:val="24"/>
              </w:rPr>
              <w:t xml:space="preserve"> </w:t>
            </w:r>
            <w:r w:rsidRPr="00AF36C7">
              <w:rPr>
                <w:rFonts w:ascii="Abadi" w:hAnsi="Abadi"/>
                <w:spacing w:val="-4"/>
                <w:sz w:val="24"/>
              </w:rPr>
              <w:t>develop</w:t>
            </w:r>
            <w:r w:rsidRPr="00AF36C7">
              <w:rPr>
                <w:rFonts w:ascii="Abadi" w:hAnsi="Abadi"/>
                <w:spacing w:val="-25"/>
                <w:sz w:val="24"/>
              </w:rPr>
              <w:t xml:space="preserve"> </w:t>
            </w:r>
            <w:r w:rsidRPr="00AF36C7">
              <w:rPr>
                <w:rFonts w:ascii="Abadi" w:hAnsi="Abadi"/>
                <w:spacing w:val="-4"/>
                <w:sz w:val="24"/>
              </w:rPr>
              <w:t>a</w:t>
            </w:r>
            <w:r w:rsidRPr="00AF36C7">
              <w:rPr>
                <w:rFonts w:ascii="Abadi" w:hAnsi="Abadi"/>
                <w:spacing w:val="-25"/>
                <w:sz w:val="24"/>
              </w:rPr>
              <w:t xml:space="preserve"> </w:t>
            </w:r>
            <w:r w:rsidRPr="00AF36C7">
              <w:rPr>
                <w:rFonts w:ascii="Abadi" w:hAnsi="Abadi"/>
                <w:spacing w:val="-4"/>
                <w:sz w:val="24"/>
              </w:rPr>
              <w:t xml:space="preserve">digital </w:t>
            </w:r>
            <w:r w:rsidRPr="00AF36C7">
              <w:rPr>
                <w:rFonts w:ascii="Abadi" w:hAnsi="Abadi"/>
                <w:sz w:val="24"/>
              </w:rPr>
              <w:t>technologies</w:t>
            </w:r>
            <w:r w:rsidRPr="00AF36C7">
              <w:rPr>
                <w:rFonts w:ascii="Abadi" w:hAnsi="Abadi"/>
                <w:spacing w:val="-14"/>
                <w:sz w:val="24"/>
              </w:rPr>
              <w:t xml:space="preserve"> </w:t>
            </w:r>
            <w:r w:rsidRPr="00AF36C7">
              <w:rPr>
                <w:rFonts w:ascii="Abadi" w:hAnsi="Abadi"/>
                <w:sz w:val="24"/>
              </w:rPr>
              <w:t>outcome</w:t>
            </w:r>
          </w:p>
        </w:tc>
        <w:tc>
          <w:tcPr>
            <w:tcW w:w="3360" w:type="dxa"/>
          </w:tcPr>
          <w:p w14:paraId="5337FE7D" w14:textId="77777777" w:rsidR="00F65D28" w:rsidRPr="00AF36C7" w:rsidRDefault="00F65D28" w:rsidP="0075280E">
            <w:pPr>
              <w:pStyle w:val="TableParagraph"/>
              <w:spacing w:line="292" w:lineRule="auto"/>
              <w:ind w:left="90" w:right="235"/>
              <w:rPr>
                <w:rFonts w:ascii="Abadi" w:hAnsi="Abadi"/>
                <w:sz w:val="24"/>
              </w:rPr>
            </w:pPr>
            <w:r w:rsidRPr="00AF36C7">
              <w:rPr>
                <w:rFonts w:ascii="Abadi" w:hAnsi="Abadi"/>
                <w:sz w:val="24"/>
              </w:rPr>
              <w:t xml:space="preserve">Use complex processes and techniques to develop an </w:t>
            </w:r>
            <w:r w:rsidRPr="00AF36C7">
              <w:rPr>
                <w:rFonts w:ascii="Abadi" w:hAnsi="Abadi"/>
                <w:spacing w:val="-4"/>
                <w:sz w:val="24"/>
              </w:rPr>
              <w:t>informed</w:t>
            </w:r>
            <w:r w:rsidRPr="00AF36C7">
              <w:rPr>
                <w:rFonts w:ascii="Abadi" w:hAnsi="Abadi"/>
                <w:spacing w:val="-24"/>
                <w:sz w:val="24"/>
              </w:rPr>
              <w:t xml:space="preserve"> </w:t>
            </w:r>
            <w:r w:rsidRPr="00AF36C7">
              <w:rPr>
                <w:rFonts w:ascii="Abadi" w:hAnsi="Abadi"/>
                <w:spacing w:val="-4"/>
                <w:sz w:val="24"/>
              </w:rPr>
              <w:t>digital</w:t>
            </w:r>
            <w:r w:rsidRPr="00AF36C7">
              <w:rPr>
                <w:rFonts w:ascii="Abadi" w:hAnsi="Abadi"/>
                <w:spacing w:val="-23"/>
                <w:sz w:val="24"/>
              </w:rPr>
              <w:t xml:space="preserve"> </w:t>
            </w:r>
            <w:r w:rsidRPr="00AF36C7">
              <w:rPr>
                <w:rFonts w:ascii="Abadi" w:hAnsi="Abadi"/>
                <w:spacing w:val="-4"/>
                <w:sz w:val="24"/>
              </w:rPr>
              <w:t>technologies</w:t>
            </w:r>
          </w:p>
          <w:p w14:paraId="262ADFE6" w14:textId="77777777" w:rsidR="00F65D28" w:rsidRPr="00AF36C7" w:rsidRDefault="00F65D28" w:rsidP="0075280E">
            <w:pPr>
              <w:pStyle w:val="TableParagraph"/>
              <w:spacing w:before="2"/>
              <w:ind w:left="90"/>
              <w:rPr>
                <w:rFonts w:ascii="Abadi" w:hAnsi="Abadi"/>
                <w:sz w:val="24"/>
              </w:rPr>
            </w:pPr>
            <w:r w:rsidRPr="00AF36C7">
              <w:rPr>
                <w:rFonts w:ascii="Abadi" w:hAnsi="Abadi"/>
                <w:spacing w:val="-2"/>
                <w:sz w:val="24"/>
              </w:rPr>
              <w:t>outcome</w:t>
            </w:r>
          </w:p>
        </w:tc>
        <w:tc>
          <w:tcPr>
            <w:tcW w:w="3812" w:type="dxa"/>
          </w:tcPr>
          <w:p w14:paraId="55DC2FE7" w14:textId="77777777" w:rsidR="00F65D28" w:rsidRPr="00AF36C7" w:rsidRDefault="00F65D28" w:rsidP="0075280E">
            <w:pPr>
              <w:pStyle w:val="TableParagraph"/>
              <w:spacing w:before="170" w:line="292" w:lineRule="auto"/>
              <w:ind w:left="91" w:right="90"/>
              <w:rPr>
                <w:rFonts w:ascii="Abadi" w:hAnsi="Abadi"/>
                <w:sz w:val="24"/>
              </w:rPr>
            </w:pPr>
            <w:r w:rsidRPr="00AF36C7">
              <w:rPr>
                <w:rFonts w:ascii="Abadi" w:hAnsi="Abadi"/>
                <w:sz w:val="24"/>
              </w:rPr>
              <w:t>Use</w:t>
            </w:r>
            <w:r w:rsidRPr="00AF36C7">
              <w:rPr>
                <w:rFonts w:ascii="Abadi" w:hAnsi="Abadi"/>
                <w:spacing w:val="-17"/>
                <w:sz w:val="24"/>
              </w:rPr>
              <w:t xml:space="preserve"> </w:t>
            </w:r>
            <w:r w:rsidRPr="00AF36C7">
              <w:rPr>
                <w:rFonts w:ascii="Abadi" w:hAnsi="Abadi"/>
                <w:sz w:val="24"/>
              </w:rPr>
              <w:t>complex</w:t>
            </w:r>
            <w:r w:rsidRPr="00AF36C7">
              <w:rPr>
                <w:rFonts w:ascii="Abadi" w:hAnsi="Abadi"/>
                <w:spacing w:val="-19"/>
                <w:sz w:val="24"/>
              </w:rPr>
              <w:t xml:space="preserve"> </w:t>
            </w:r>
            <w:r w:rsidRPr="00AF36C7">
              <w:rPr>
                <w:rFonts w:ascii="Abadi" w:hAnsi="Abadi"/>
                <w:sz w:val="24"/>
              </w:rPr>
              <w:t>processes</w:t>
            </w:r>
            <w:r w:rsidRPr="00AF36C7">
              <w:rPr>
                <w:rFonts w:ascii="Abadi" w:hAnsi="Abadi"/>
                <w:spacing w:val="-17"/>
                <w:sz w:val="24"/>
              </w:rPr>
              <w:t xml:space="preserve"> </w:t>
            </w:r>
            <w:r w:rsidRPr="00AF36C7">
              <w:rPr>
                <w:rFonts w:ascii="Abadi" w:hAnsi="Abadi"/>
                <w:sz w:val="24"/>
              </w:rPr>
              <w:t>techniques to</w:t>
            </w:r>
            <w:r w:rsidRPr="00AF36C7">
              <w:rPr>
                <w:rFonts w:ascii="Abadi" w:hAnsi="Abadi"/>
                <w:spacing w:val="-20"/>
                <w:sz w:val="24"/>
              </w:rPr>
              <w:t xml:space="preserve"> </w:t>
            </w:r>
            <w:r w:rsidRPr="00AF36C7">
              <w:rPr>
                <w:rFonts w:ascii="Abadi" w:hAnsi="Abadi"/>
                <w:sz w:val="24"/>
              </w:rPr>
              <w:t>develop</w:t>
            </w:r>
            <w:r w:rsidRPr="00AF36C7">
              <w:rPr>
                <w:rFonts w:ascii="Abadi" w:hAnsi="Abadi"/>
                <w:spacing w:val="-21"/>
                <w:sz w:val="24"/>
              </w:rPr>
              <w:t xml:space="preserve"> </w:t>
            </w:r>
            <w:r w:rsidRPr="00AF36C7">
              <w:rPr>
                <w:rFonts w:ascii="Abadi" w:hAnsi="Abadi"/>
                <w:sz w:val="24"/>
              </w:rPr>
              <w:t>a</w:t>
            </w:r>
            <w:r w:rsidRPr="00AF36C7">
              <w:rPr>
                <w:rFonts w:ascii="Abadi" w:hAnsi="Abadi"/>
                <w:spacing w:val="-17"/>
                <w:sz w:val="24"/>
              </w:rPr>
              <w:t xml:space="preserve"> </w:t>
            </w:r>
            <w:r w:rsidRPr="00AF36C7">
              <w:rPr>
                <w:rFonts w:ascii="Abadi" w:hAnsi="Abadi"/>
                <w:sz w:val="24"/>
              </w:rPr>
              <w:t>refined</w:t>
            </w:r>
            <w:r w:rsidRPr="00AF36C7">
              <w:rPr>
                <w:rFonts w:ascii="Abadi" w:hAnsi="Abadi"/>
                <w:spacing w:val="-20"/>
                <w:sz w:val="24"/>
              </w:rPr>
              <w:t xml:space="preserve"> </w:t>
            </w:r>
            <w:r w:rsidRPr="00AF36C7">
              <w:rPr>
                <w:rFonts w:ascii="Abadi" w:hAnsi="Abadi"/>
                <w:sz w:val="24"/>
              </w:rPr>
              <w:t>digital technologies</w:t>
            </w:r>
            <w:r w:rsidRPr="00AF36C7">
              <w:rPr>
                <w:rFonts w:ascii="Abadi" w:hAnsi="Abadi"/>
                <w:spacing w:val="-14"/>
                <w:sz w:val="24"/>
              </w:rPr>
              <w:t xml:space="preserve"> </w:t>
            </w:r>
            <w:r w:rsidRPr="00AF36C7">
              <w:rPr>
                <w:rFonts w:ascii="Abadi" w:hAnsi="Abadi"/>
                <w:sz w:val="24"/>
              </w:rPr>
              <w:t>outcome</w:t>
            </w:r>
          </w:p>
        </w:tc>
      </w:tr>
    </w:tbl>
    <w:p w14:paraId="1288F06D" w14:textId="77777777" w:rsidR="00F65D28" w:rsidRPr="00AF36C7" w:rsidRDefault="00F65D28" w:rsidP="00F65D28">
      <w:pPr>
        <w:pStyle w:val="BodyText"/>
        <w:rPr>
          <w:rFonts w:ascii="Abadi" w:hAnsi="Abadi"/>
          <w:b/>
          <w:sz w:val="20"/>
        </w:rPr>
      </w:pPr>
    </w:p>
    <w:p w14:paraId="2A7C36FA" w14:textId="77777777" w:rsidR="00F65D28" w:rsidRPr="00AF36C7" w:rsidRDefault="00F65D28" w:rsidP="00F65D28">
      <w:pPr>
        <w:pStyle w:val="BodyText"/>
        <w:spacing w:before="37"/>
        <w:rPr>
          <w:rFonts w:ascii="Abadi" w:hAnsi="Abadi"/>
          <w:b/>
          <w:sz w:val="20"/>
        </w:r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87"/>
        <w:gridCol w:w="5446"/>
      </w:tblGrid>
      <w:tr w:rsidR="00F65D28" w:rsidRPr="00AF36C7" w14:paraId="49816B5E" w14:textId="77777777" w:rsidTr="000B7293">
        <w:trPr>
          <w:trHeight w:val="623"/>
        </w:trPr>
        <w:tc>
          <w:tcPr>
            <w:tcW w:w="5087" w:type="dxa"/>
          </w:tcPr>
          <w:p w14:paraId="7A55E331" w14:textId="77777777" w:rsidR="00F65D28" w:rsidRPr="00AF36C7" w:rsidRDefault="00F65D28" w:rsidP="0075280E">
            <w:pPr>
              <w:pStyle w:val="TableParagraph"/>
              <w:spacing w:line="510" w:lineRule="exact"/>
              <w:ind w:left="90"/>
              <w:rPr>
                <w:rFonts w:ascii="Abadi" w:hAnsi="Abadi"/>
                <w:b/>
                <w:sz w:val="44"/>
              </w:rPr>
            </w:pPr>
            <w:r w:rsidRPr="00AF36C7">
              <w:rPr>
                <w:rFonts w:ascii="Abadi" w:hAnsi="Abadi"/>
                <w:b/>
                <w:spacing w:val="-12"/>
                <w:sz w:val="44"/>
              </w:rPr>
              <w:t>Level</w:t>
            </w:r>
            <w:r w:rsidRPr="00AF36C7">
              <w:rPr>
                <w:rFonts w:ascii="Abadi" w:hAnsi="Abadi"/>
                <w:b/>
                <w:spacing w:val="-38"/>
                <w:sz w:val="44"/>
              </w:rPr>
              <w:t xml:space="preserve"> </w:t>
            </w:r>
            <w:r w:rsidRPr="00AF36C7">
              <w:rPr>
                <w:rFonts w:ascii="Abadi" w:hAnsi="Abadi"/>
                <w:b/>
                <w:spacing w:val="-12"/>
                <w:sz w:val="44"/>
              </w:rPr>
              <w:t>of</w:t>
            </w:r>
            <w:r w:rsidRPr="00AF36C7">
              <w:rPr>
                <w:rFonts w:ascii="Abadi" w:hAnsi="Abadi"/>
                <w:b/>
                <w:spacing w:val="-38"/>
                <w:sz w:val="44"/>
              </w:rPr>
              <w:t xml:space="preserve"> </w:t>
            </w:r>
            <w:r w:rsidRPr="00AF36C7">
              <w:rPr>
                <w:rFonts w:ascii="Abadi" w:hAnsi="Abadi"/>
                <w:b/>
                <w:spacing w:val="-12"/>
                <w:sz w:val="44"/>
              </w:rPr>
              <w:t>performance:</w:t>
            </w:r>
          </w:p>
        </w:tc>
        <w:tc>
          <w:tcPr>
            <w:tcW w:w="5446" w:type="dxa"/>
          </w:tcPr>
          <w:p w14:paraId="4BF9CEDA" w14:textId="77777777" w:rsidR="00F65D28" w:rsidRPr="00AF36C7" w:rsidRDefault="00F65D28" w:rsidP="0075280E">
            <w:pPr>
              <w:pStyle w:val="TableParagraph"/>
              <w:spacing w:before="29"/>
              <w:ind w:left="17"/>
              <w:jc w:val="center"/>
              <w:rPr>
                <w:rFonts w:ascii="Abadi" w:hAnsi="Abadi"/>
                <w:b/>
                <w:sz w:val="40"/>
              </w:rPr>
            </w:pPr>
          </w:p>
        </w:tc>
      </w:tr>
    </w:tbl>
    <w:p w14:paraId="0500DDC1" w14:textId="77777777" w:rsidR="00F65D28" w:rsidRPr="00AF36C7" w:rsidRDefault="00F65D28" w:rsidP="00F65D28">
      <w:pPr>
        <w:pStyle w:val="BodyText"/>
        <w:rPr>
          <w:rFonts w:ascii="Abadi" w:hAnsi="Abadi"/>
          <w:b/>
        </w:rPr>
      </w:pPr>
    </w:p>
    <w:p w14:paraId="0D47D81C" w14:textId="77777777" w:rsidR="00F65D28" w:rsidRPr="00AF36C7" w:rsidRDefault="00F65D28" w:rsidP="00F65D28">
      <w:pPr>
        <w:pStyle w:val="BodyText"/>
        <w:spacing w:before="264"/>
        <w:rPr>
          <w:rFonts w:ascii="Abadi" w:hAnsi="Abadi"/>
          <w:b/>
        </w:rPr>
      </w:pPr>
    </w:p>
    <w:p w14:paraId="183A56FB" w14:textId="77777777" w:rsidR="00F65D28" w:rsidRPr="00460B24" w:rsidRDefault="00F65D28" w:rsidP="00460B24">
      <w:pPr>
        <w:jc w:val="center"/>
        <w:rPr>
          <w:rFonts w:ascii="Abadi" w:hAnsi="Abadi"/>
          <w:color w:val="074F6A" w:themeColor="accent4" w:themeShade="80"/>
          <w:sz w:val="48"/>
          <w:szCs w:val="48"/>
        </w:rPr>
      </w:pPr>
      <w:r w:rsidRPr="00460B24">
        <w:rPr>
          <w:rFonts w:ascii="Abadi" w:hAnsi="Abadi"/>
          <w:color w:val="074F6A" w:themeColor="accent4" w:themeShade="80"/>
          <w:sz w:val="48"/>
          <w:szCs w:val="48"/>
        </w:rPr>
        <w:t>Authenticity</w:t>
      </w:r>
      <w:r w:rsidRPr="00AF36C7">
        <w:rPr>
          <w:rFonts w:ascii="Abadi" w:hAnsi="Abadi"/>
          <w:color w:val="0D2740"/>
          <w:spacing w:val="-2"/>
        </w:rPr>
        <w:t xml:space="preserve"> Statement</w:t>
      </w:r>
    </w:p>
    <w:p w14:paraId="1127A67D" w14:textId="77777777" w:rsidR="00F65D28" w:rsidRPr="00AF36C7" w:rsidRDefault="00F65D28" w:rsidP="00F65D28">
      <w:pPr>
        <w:spacing w:before="222" w:line="384" w:lineRule="auto"/>
        <w:ind w:left="360" w:right="359"/>
        <w:jc w:val="both"/>
        <w:rPr>
          <w:del w:id="0" w:author="Toatepi Kalekava" w:date="2026-09-10T22:41:00Z" w16du:dateUtc="2026-09-10T22:41:08Z"/>
          <w:rFonts w:ascii="Abadi" w:hAnsi="Abadi"/>
        </w:rPr>
      </w:pPr>
      <w:r w:rsidRPr="00AF36C7">
        <w:rPr>
          <w:rFonts w:ascii="Abadi" w:hAnsi="Abadi"/>
        </w:rPr>
        <w:t>Student:</w:t>
      </w:r>
      <w:r w:rsidRPr="00AF36C7">
        <w:rPr>
          <w:rFonts w:ascii="Abadi" w:hAnsi="Abadi"/>
          <w:spacing w:val="-2"/>
        </w:rPr>
        <w:t xml:space="preserve"> </w:t>
      </w:r>
      <w:r w:rsidRPr="00AF36C7">
        <w:rPr>
          <w:rFonts w:ascii="Abadi" w:hAnsi="Abadi"/>
        </w:rPr>
        <w:t>I</w:t>
      </w:r>
      <w:r w:rsidRPr="00AF36C7">
        <w:rPr>
          <w:rFonts w:ascii="Abadi" w:hAnsi="Abadi"/>
          <w:spacing w:val="-1"/>
        </w:rPr>
        <w:t xml:space="preserve"> </w:t>
      </w:r>
      <w:r w:rsidRPr="00AF36C7">
        <w:rPr>
          <w:rFonts w:ascii="Abadi" w:hAnsi="Abadi"/>
        </w:rPr>
        <w:t>understand that the work</w:t>
      </w:r>
      <w:r w:rsidRPr="00AF36C7">
        <w:rPr>
          <w:rFonts w:ascii="Abadi" w:hAnsi="Abadi"/>
          <w:spacing w:val="-1"/>
        </w:rPr>
        <w:t xml:space="preserve"> </w:t>
      </w:r>
      <w:r w:rsidRPr="00AF36C7">
        <w:rPr>
          <w:rFonts w:ascii="Abadi" w:hAnsi="Abadi"/>
        </w:rPr>
        <w:t>I</w:t>
      </w:r>
      <w:r w:rsidRPr="00AF36C7">
        <w:rPr>
          <w:rFonts w:ascii="Abadi" w:hAnsi="Abadi"/>
          <w:spacing w:val="-1"/>
        </w:rPr>
        <w:t xml:space="preserve"> </w:t>
      </w:r>
      <w:r w:rsidRPr="00AF36C7">
        <w:rPr>
          <w:rFonts w:ascii="Abadi" w:hAnsi="Abadi"/>
        </w:rPr>
        <w:t>submit</w:t>
      </w:r>
      <w:r w:rsidRPr="00AF36C7">
        <w:rPr>
          <w:rFonts w:ascii="Abadi" w:hAnsi="Abadi"/>
          <w:spacing w:val="-1"/>
        </w:rPr>
        <w:t xml:space="preserve"> </w:t>
      </w:r>
      <w:r w:rsidRPr="00AF36C7">
        <w:rPr>
          <w:rFonts w:ascii="Abadi" w:hAnsi="Abadi"/>
        </w:rPr>
        <w:t>for</w:t>
      </w:r>
      <w:r w:rsidRPr="00AF36C7">
        <w:rPr>
          <w:rFonts w:ascii="Abadi" w:hAnsi="Abadi"/>
          <w:spacing w:val="-1"/>
        </w:rPr>
        <w:t xml:space="preserve"> </w:t>
      </w:r>
      <w:r w:rsidRPr="00AF36C7">
        <w:rPr>
          <w:rFonts w:ascii="Abadi" w:hAnsi="Abadi"/>
        </w:rPr>
        <w:t>this assessment</w:t>
      </w:r>
      <w:r w:rsidRPr="00AF36C7">
        <w:rPr>
          <w:rFonts w:ascii="Abadi" w:hAnsi="Abadi"/>
          <w:spacing w:val="-2"/>
        </w:rPr>
        <w:t xml:space="preserve"> </w:t>
      </w:r>
      <w:r w:rsidRPr="00AF36C7">
        <w:rPr>
          <w:rFonts w:ascii="Abadi" w:hAnsi="Abadi"/>
        </w:rPr>
        <w:t>must</w:t>
      </w:r>
      <w:r w:rsidRPr="00AF36C7">
        <w:rPr>
          <w:rFonts w:ascii="Abadi" w:hAnsi="Abadi"/>
          <w:spacing w:val="-1"/>
        </w:rPr>
        <w:t xml:space="preserve"> </w:t>
      </w:r>
      <w:r w:rsidRPr="00AF36C7">
        <w:rPr>
          <w:rFonts w:ascii="Abadi" w:hAnsi="Abadi"/>
        </w:rPr>
        <w:t>be my own.</w:t>
      </w:r>
      <w:r w:rsidRPr="00AF36C7">
        <w:rPr>
          <w:rFonts w:ascii="Abadi" w:hAnsi="Abadi"/>
          <w:spacing w:val="-1"/>
        </w:rPr>
        <w:t xml:space="preserve"> </w:t>
      </w:r>
      <w:r w:rsidRPr="00AF36C7">
        <w:rPr>
          <w:rFonts w:ascii="Abadi" w:hAnsi="Abadi"/>
        </w:rPr>
        <w:t>I understand</w:t>
      </w:r>
      <w:r w:rsidRPr="00AF36C7">
        <w:rPr>
          <w:rFonts w:ascii="Abadi" w:hAnsi="Abadi"/>
          <w:spacing w:val="-2"/>
        </w:rPr>
        <w:t xml:space="preserve"> </w:t>
      </w:r>
      <w:r w:rsidRPr="00AF36C7">
        <w:rPr>
          <w:rFonts w:ascii="Abadi" w:hAnsi="Abadi"/>
        </w:rPr>
        <w:t xml:space="preserve">that if it was </w:t>
      </w:r>
      <w:r w:rsidRPr="00AF36C7">
        <w:rPr>
          <w:rFonts w:ascii="Abadi" w:hAnsi="Abadi"/>
          <w:spacing w:val="-4"/>
        </w:rPr>
        <w:t>appropriate</w:t>
      </w:r>
      <w:r w:rsidRPr="00AF36C7">
        <w:rPr>
          <w:rFonts w:ascii="Abadi" w:hAnsi="Abadi"/>
          <w:spacing w:val="-11"/>
        </w:rPr>
        <w:t xml:space="preserve"> </w:t>
      </w:r>
      <w:r w:rsidRPr="00AF36C7">
        <w:rPr>
          <w:rFonts w:ascii="Abadi" w:hAnsi="Abadi"/>
          <w:spacing w:val="-4"/>
        </w:rPr>
        <w:t>to</w:t>
      </w:r>
      <w:r w:rsidRPr="00AF36C7">
        <w:rPr>
          <w:rFonts w:ascii="Abadi" w:hAnsi="Abadi"/>
          <w:spacing w:val="-9"/>
        </w:rPr>
        <w:t xml:space="preserve"> </w:t>
      </w:r>
      <w:r w:rsidRPr="00AF36C7">
        <w:rPr>
          <w:rFonts w:ascii="Abadi" w:hAnsi="Abadi"/>
          <w:spacing w:val="-4"/>
        </w:rPr>
        <w:t>source</w:t>
      </w:r>
      <w:r w:rsidRPr="00AF36C7">
        <w:rPr>
          <w:rFonts w:ascii="Abadi" w:hAnsi="Abadi"/>
          <w:spacing w:val="-12"/>
        </w:rPr>
        <w:t xml:space="preserve"> </w:t>
      </w:r>
      <w:r w:rsidRPr="00AF36C7">
        <w:rPr>
          <w:rFonts w:ascii="Abadi" w:hAnsi="Abadi"/>
          <w:spacing w:val="-4"/>
        </w:rPr>
        <w:t>information,</w:t>
      </w:r>
      <w:r w:rsidRPr="00AF36C7">
        <w:rPr>
          <w:rFonts w:ascii="Abadi" w:hAnsi="Abadi"/>
          <w:spacing w:val="-10"/>
        </w:rPr>
        <w:t xml:space="preserve"> </w:t>
      </w:r>
      <w:r w:rsidRPr="00AF36C7">
        <w:rPr>
          <w:rFonts w:ascii="Abadi" w:hAnsi="Abadi"/>
          <w:spacing w:val="-4"/>
        </w:rPr>
        <w:t>it</w:t>
      </w:r>
      <w:r w:rsidRPr="00AF36C7">
        <w:rPr>
          <w:rFonts w:ascii="Abadi" w:hAnsi="Abadi"/>
          <w:spacing w:val="-12"/>
        </w:rPr>
        <w:t xml:space="preserve"> </w:t>
      </w:r>
      <w:r w:rsidRPr="00AF36C7">
        <w:rPr>
          <w:rFonts w:ascii="Abadi" w:hAnsi="Abadi"/>
          <w:spacing w:val="-4"/>
        </w:rPr>
        <w:t>must</w:t>
      </w:r>
      <w:r w:rsidRPr="00AF36C7">
        <w:rPr>
          <w:rFonts w:ascii="Abadi" w:hAnsi="Abadi"/>
          <w:spacing w:val="-12"/>
        </w:rPr>
        <w:t xml:space="preserve"> </w:t>
      </w:r>
      <w:r w:rsidRPr="00AF36C7">
        <w:rPr>
          <w:rFonts w:ascii="Abadi" w:hAnsi="Abadi"/>
          <w:spacing w:val="-4"/>
        </w:rPr>
        <w:t>be</w:t>
      </w:r>
      <w:r w:rsidRPr="00AF36C7">
        <w:rPr>
          <w:rFonts w:ascii="Abadi" w:hAnsi="Abadi"/>
          <w:spacing w:val="-9"/>
        </w:rPr>
        <w:t xml:space="preserve"> </w:t>
      </w:r>
      <w:r w:rsidRPr="00AF36C7">
        <w:rPr>
          <w:rFonts w:ascii="Abadi" w:hAnsi="Abadi"/>
          <w:spacing w:val="-4"/>
        </w:rPr>
        <w:t>acknowledged</w:t>
      </w:r>
      <w:r w:rsidRPr="00AF36C7">
        <w:rPr>
          <w:rFonts w:ascii="Abadi" w:hAnsi="Abadi"/>
          <w:spacing w:val="-11"/>
        </w:rPr>
        <w:t xml:space="preserve"> </w:t>
      </w:r>
      <w:r w:rsidRPr="00AF36C7">
        <w:rPr>
          <w:rFonts w:ascii="Abadi" w:hAnsi="Abadi"/>
          <w:spacing w:val="-4"/>
        </w:rPr>
        <w:t>appropriately.</w:t>
      </w:r>
      <w:r w:rsidRPr="00AF36C7">
        <w:rPr>
          <w:rFonts w:ascii="Abadi" w:hAnsi="Abadi"/>
          <w:spacing w:val="-10"/>
        </w:rPr>
        <w:t xml:space="preserve"> </w:t>
      </w:r>
      <w:r w:rsidRPr="00AF36C7">
        <w:rPr>
          <w:rFonts w:ascii="Abadi" w:hAnsi="Abadi"/>
          <w:spacing w:val="-4"/>
        </w:rPr>
        <w:t>I</w:t>
      </w:r>
      <w:r w:rsidRPr="00AF36C7">
        <w:rPr>
          <w:rFonts w:ascii="Abadi" w:hAnsi="Abadi"/>
          <w:spacing w:val="-10"/>
        </w:rPr>
        <w:t xml:space="preserve"> </w:t>
      </w:r>
      <w:r w:rsidRPr="00AF36C7">
        <w:rPr>
          <w:rFonts w:ascii="Abadi" w:hAnsi="Abadi"/>
          <w:spacing w:val="-4"/>
        </w:rPr>
        <w:t>understand</w:t>
      </w:r>
      <w:r w:rsidRPr="00AF36C7">
        <w:rPr>
          <w:rFonts w:ascii="Abadi" w:hAnsi="Abadi"/>
          <w:spacing w:val="-9"/>
        </w:rPr>
        <w:t xml:space="preserve"> </w:t>
      </w:r>
      <w:r w:rsidRPr="00AF36C7">
        <w:rPr>
          <w:rFonts w:ascii="Abadi" w:hAnsi="Abadi"/>
          <w:spacing w:val="-4"/>
        </w:rPr>
        <w:t>that</w:t>
      </w:r>
      <w:r w:rsidRPr="00AF36C7">
        <w:rPr>
          <w:rFonts w:ascii="Abadi" w:hAnsi="Abadi"/>
          <w:spacing w:val="-11"/>
        </w:rPr>
        <w:t xml:space="preserve"> </w:t>
      </w:r>
      <w:r w:rsidRPr="00AF36C7">
        <w:rPr>
          <w:rFonts w:ascii="Abadi" w:hAnsi="Abadi"/>
          <w:spacing w:val="-4"/>
        </w:rPr>
        <w:t>I</w:t>
      </w:r>
      <w:r w:rsidRPr="00AF36C7">
        <w:rPr>
          <w:rFonts w:ascii="Abadi" w:hAnsi="Abadi"/>
          <w:spacing w:val="-12"/>
        </w:rPr>
        <w:t xml:space="preserve"> </w:t>
      </w:r>
      <w:r w:rsidRPr="00AF36C7">
        <w:rPr>
          <w:rFonts w:ascii="Abadi" w:hAnsi="Abadi"/>
          <w:spacing w:val="-4"/>
        </w:rPr>
        <w:t>may</w:t>
      </w:r>
      <w:r w:rsidRPr="00AF36C7">
        <w:rPr>
          <w:rFonts w:ascii="Abadi" w:hAnsi="Abadi"/>
          <w:spacing w:val="-11"/>
        </w:rPr>
        <w:t xml:space="preserve"> </w:t>
      </w:r>
      <w:r w:rsidRPr="00AF36C7">
        <w:rPr>
          <w:rFonts w:ascii="Abadi" w:hAnsi="Abadi"/>
          <w:spacing w:val="-4"/>
        </w:rPr>
        <w:t>be</w:t>
      </w:r>
      <w:r w:rsidRPr="00AF36C7">
        <w:rPr>
          <w:rFonts w:ascii="Abadi" w:hAnsi="Abadi"/>
          <w:spacing w:val="-9"/>
        </w:rPr>
        <w:t xml:space="preserve"> </w:t>
      </w:r>
      <w:r w:rsidRPr="00AF36C7">
        <w:rPr>
          <w:rFonts w:ascii="Abadi" w:hAnsi="Abadi"/>
          <w:spacing w:val="-4"/>
        </w:rPr>
        <w:t>required</w:t>
      </w:r>
      <w:r w:rsidRPr="00AF36C7">
        <w:rPr>
          <w:rFonts w:ascii="Abadi" w:hAnsi="Abadi"/>
          <w:spacing w:val="-13"/>
        </w:rPr>
        <w:t xml:space="preserve"> </w:t>
      </w:r>
      <w:r w:rsidRPr="00AF36C7">
        <w:rPr>
          <w:rFonts w:ascii="Abadi" w:hAnsi="Abadi"/>
          <w:spacing w:val="-4"/>
        </w:rPr>
        <w:t xml:space="preserve">to </w:t>
      </w:r>
      <w:r w:rsidRPr="00AF36C7">
        <w:rPr>
          <w:rFonts w:ascii="Abadi" w:hAnsi="Abadi"/>
          <w:spacing w:val="-6"/>
        </w:rPr>
        <w:t>identify</w:t>
      </w:r>
      <w:r w:rsidRPr="00AF36C7">
        <w:rPr>
          <w:rFonts w:ascii="Abadi" w:hAnsi="Abadi"/>
          <w:spacing w:val="-11"/>
        </w:rPr>
        <w:t xml:space="preserve"> </w:t>
      </w:r>
      <w:r w:rsidRPr="00AF36C7">
        <w:rPr>
          <w:rFonts w:ascii="Abadi" w:hAnsi="Abadi"/>
          <w:spacing w:val="-6"/>
        </w:rPr>
        <w:t>my</w:t>
      </w:r>
      <w:r w:rsidRPr="00AF36C7">
        <w:rPr>
          <w:rFonts w:ascii="Abadi" w:hAnsi="Abadi"/>
          <w:spacing w:val="-11"/>
        </w:rPr>
        <w:t xml:space="preserve"> </w:t>
      </w:r>
      <w:r w:rsidRPr="00AF36C7">
        <w:rPr>
          <w:rFonts w:ascii="Abadi" w:hAnsi="Abadi"/>
          <w:spacing w:val="-6"/>
        </w:rPr>
        <w:t>sources</w:t>
      </w:r>
      <w:r w:rsidRPr="00AF36C7">
        <w:rPr>
          <w:rFonts w:ascii="Abadi" w:hAnsi="Abadi"/>
          <w:spacing w:val="-10"/>
        </w:rPr>
        <w:t xml:space="preserve"> </w:t>
      </w:r>
      <w:r w:rsidRPr="00AF36C7">
        <w:rPr>
          <w:rFonts w:ascii="Abadi" w:hAnsi="Abadi"/>
          <w:spacing w:val="-6"/>
        </w:rPr>
        <w:t>if</w:t>
      </w:r>
      <w:r w:rsidRPr="00AF36C7">
        <w:rPr>
          <w:rFonts w:ascii="Abadi" w:hAnsi="Abadi"/>
          <w:spacing w:val="-11"/>
        </w:rPr>
        <w:t xml:space="preserve"> </w:t>
      </w:r>
      <w:r w:rsidRPr="00AF36C7">
        <w:rPr>
          <w:rFonts w:ascii="Abadi" w:hAnsi="Abadi"/>
          <w:spacing w:val="-6"/>
        </w:rPr>
        <w:t>there</w:t>
      </w:r>
      <w:r w:rsidRPr="00AF36C7">
        <w:rPr>
          <w:rFonts w:ascii="Abadi" w:hAnsi="Abadi"/>
          <w:spacing w:val="-10"/>
        </w:rPr>
        <w:t xml:space="preserve"> </w:t>
      </w:r>
      <w:r w:rsidRPr="00AF36C7">
        <w:rPr>
          <w:rFonts w:ascii="Abadi" w:hAnsi="Abadi"/>
          <w:spacing w:val="-6"/>
        </w:rPr>
        <w:t>is</w:t>
      </w:r>
      <w:r w:rsidRPr="00AF36C7">
        <w:rPr>
          <w:rFonts w:ascii="Abadi" w:hAnsi="Abadi"/>
          <w:spacing w:val="-11"/>
        </w:rPr>
        <w:t xml:space="preserve"> </w:t>
      </w:r>
      <w:r w:rsidRPr="00AF36C7">
        <w:rPr>
          <w:rFonts w:ascii="Abadi" w:hAnsi="Abadi"/>
          <w:spacing w:val="-6"/>
        </w:rPr>
        <w:t>any</w:t>
      </w:r>
      <w:r w:rsidRPr="00AF36C7">
        <w:rPr>
          <w:rFonts w:ascii="Abadi" w:hAnsi="Abadi"/>
          <w:spacing w:val="-10"/>
        </w:rPr>
        <w:t xml:space="preserve"> </w:t>
      </w:r>
      <w:r w:rsidRPr="00AF36C7">
        <w:rPr>
          <w:rFonts w:ascii="Abadi" w:hAnsi="Abadi"/>
          <w:spacing w:val="-6"/>
        </w:rPr>
        <w:t>question</w:t>
      </w:r>
      <w:r w:rsidRPr="00AF36C7">
        <w:rPr>
          <w:rFonts w:ascii="Abadi" w:hAnsi="Abadi"/>
          <w:spacing w:val="-11"/>
        </w:rPr>
        <w:t xml:space="preserve"> </w:t>
      </w:r>
      <w:r w:rsidRPr="00AF36C7">
        <w:rPr>
          <w:rFonts w:ascii="Abadi" w:hAnsi="Abadi"/>
          <w:spacing w:val="-6"/>
        </w:rPr>
        <w:t>about</w:t>
      </w:r>
      <w:r w:rsidRPr="00AF36C7">
        <w:rPr>
          <w:rFonts w:ascii="Abadi" w:hAnsi="Abadi"/>
          <w:spacing w:val="-11"/>
        </w:rPr>
        <w:t xml:space="preserve"> </w:t>
      </w:r>
      <w:r w:rsidRPr="00AF36C7">
        <w:rPr>
          <w:rFonts w:ascii="Abadi" w:hAnsi="Abadi"/>
          <w:spacing w:val="-6"/>
        </w:rPr>
        <w:t>the</w:t>
      </w:r>
      <w:r w:rsidRPr="00AF36C7">
        <w:rPr>
          <w:rFonts w:ascii="Abadi" w:hAnsi="Abadi"/>
          <w:spacing w:val="-10"/>
        </w:rPr>
        <w:t xml:space="preserve"> </w:t>
      </w:r>
      <w:r w:rsidRPr="00AF36C7">
        <w:rPr>
          <w:rFonts w:ascii="Abadi" w:hAnsi="Abadi"/>
          <w:spacing w:val="-6"/>
        </w:rPr>
        <w:t>authenticity</w:t>
      </w:r>
      <w:r w:rsidRPr="00AF36C7">
        <w:rPr>
          <w:rFonts w:ascii="Abadi" w:hAnsi="Abadi"/>
          <w:spacing w:val="-11"/>
        </w:rPr>
        <w:t xml:space="preserve"> </w:t>
      </w:r>
      <w:r w:rsidRPr="00AF36C7">
        <w:rPr>
          <w:rFonts w:ascii="Abadi" w:hAnsi="Abadi"/>
          <w:spacing w:val="-6"/>
        </w:rPr>
        <w:t>of</w:t>
      </w:r>
      <w:r w:rsidRPr="00AF36C7">
        <w:rPr>
          <w:rFonts w:ascii="Abadi" w:hAnsi="Abadi"/>
          <w:spacing w:val="-10"/>
        </w:rPr>
        <w:t xml:space="preserve"> </w:t>
      </w:r>
      <w:r w:rsidRPr="00AF36C7">
        <w:rPr>
          <w:rFonts w:ascii="Abadi" w:hAnsi="Abadi"/>
          <w:spacing w:val="-6"/>
        </w:rPr>
        <w:t>this</w:t>
      </w:r>
      <w:r w:rsidRPr="00AF36C7">
        <w:rPr>
          <w:rFonts w:ascii="Abadi" w:hAnsi="Abadi"/>
          <w:spacing w:val="-11"/>
        </w:rPr>
        <w:t xml:space="preserve"> </w:t>
      </w:r>
      <w:r w:rsidRPr="00AF36C7">
        <w:rPr>
          <w:rFonts w:ascii="Abadi" w:hAnsi="Abadi"/>
          <w:spacing w:val="-6"/>
        </w:rPr>
        <w:t>work.</w:t>
      </w:r>
      <w:r w:rsidRPr="00AF36C7">
        <w:rPr>
          <w:rFonts w:ascii="Abadi" w:hAnsi="Abadi"/>
          <w:spacing w:val="-10"/>
        </w:rPr>
        <w:t xml:space="preserve"> </w:t>
      </w:r>
      <w:r w:rsidRPr="00AF36C7">
        <w:rPr>
          <w:rFonts w:ascii="Abadi" w:hAnsi="Abadi"/>
          <w:spacing w:val="-6"/>
        </w:rPr>
        <w:t>I</w:t>
      </w:r>
      <w:r w:rsidRPr="00AF36C7">
        <w:rPr>
          <w:rFonts w:ascii="Abadi" w:hAnsi="Abadi"/>
          <w:spacing w:val="-11"/>
        </w:rPr>
        <w:t xml:space="preserve"> </w:t>
      </w:r>
      <w:r w:rsidRPr="00AF36C7">
        <w:rPr>
          <w:rFonts w:ascii="Abadi" w:hAnsi="Abadi"/>
          <w:spacing w:val="-6"/>
        </w:rPr>
        <w:t>have</w:t>
      </w:r>
      <w:r w:rsidRPr="00AF36C7">
        <w:rPr>
          <w:rFonts w:ascii="Abadi" w:hAnsi="Abadi"/>
          <w:spacing w:val="-11"/>
        </w:rPr>
        <w:t xml:space="preserve"> </w:t>
      </w:r>
      <w:r w:rsidRPr="00AF36C7">
        <w:rPr>
          <w:rFonts w:ascii="Abadi" w:hAnsi="Abadi"/>
          <w:spacing w:val="-6"/>
        </w:rPr>
        <w:t>acknowledged</w:t>
      </w:r>
      <w:r w:rsidRPr="00AF36C7">
        <w:rPr>
          <w:rFonts w:ascii="Abadi" w:hAnsi="Abadi"/>
          <w:spacing w:val="-10"/>
        </w:rPr>
        <w:t xml:space="preserve"> </w:t>
      </w:r>
      <w:r w:rsidRPr="00AF36C7">
        <w:rPr>
          <w:rFonts w:ascii="Abadi" w:hAnsi="Abadi"/>
          <w:spacing w:val="-6"/>
        </w:rPr>
        <w:t>that</w:t>
      </w:r>
      <w:r w:rsidRPr="00AF36C7">
        <w:rPr>
          <w:rFonts w:ascii="Abadi" w:hAnsi="Abadi"/>
          <w:spacing w:val="-11"/>
        </w:rPr>
        <w:t xml:space="preserve"> </w:t>
      </w:r>
      <w:r w:rsidRPr="00AF36C7">
        <w:rPr>
          <w:rFonts w:ascii="Abadi" w:hAnsi="Abadi"/>
          <w:spacing w:val="-6"/>
        </w:rPr>
        <w:t xml:space="preserve">plagiarism </w:t>
      </w:r>
      <w:r w:rsidRPr="00AF36C7">
        <w:rPr>
          <w:rFonts w:ascii="Abadi" w:hAnsi="Abadi"/>
          <w:spacing w:val="-2"/>
        </w:rPr>
        <w:t>and/or</w:t>
      </w:r>
      <w:r w:rsidRPr="00AF36C7">
        <w:rPr>
          <w:rFonts w:ascii="Abadi" w:hAnsi="Abadi"/>
          <w:spacing w:val="-21"/>
        </w:rPr>
        <w:t xml:space="preserve"> </w:t>
      </w:r>
      <w:r w:rsidRPr="00AF36C7">
        <w:rPr>
          <w:rFonts w:ascii="Abadi" w:hAnsi="Abadi"/>
          <w:spacing w:val="-2"/>
        </w:rPr>
        <w:t>collusion</w:t>
      </w:r>
      <w:r w:rsidRPr="00AF36C7">
        <w:rPr>
          <w:rFonts w:ascii="Abadi" w:hAnsi="Abadi"/>
          <w:spacing w:val="-22"/>
        </w:rPr>
        <w:t xml:space="preserve"> </w:t>
      </w:r>
      <w:r w:rsidRPr="00AF36C7">
        <w:rPr>
          <w:rFonts w:ascii="Abadi" w:hAnsi="Abadi"/>
          <w:spacing w:val="-2"/>
        </w:rPr>
        <w:t>will</w:t>
      </w:r>
      <w:r w:rsidRPr="00AF36C7">
        <w:rPr>
          <w:rFonts w:ascii="Abadi" w:hAnsi="Abadi"/>
          <w:spacing w:val="-23"/>
        </w:rPr>
        <w:t xml:space="preserve"> </w:t>
      </w:r>
      <w:r w:rsidRPr="00AF36C7">
        <w:rPr>
          <w:rFonts w:ascii="Abadi" w:hAnsi="Abadi"/>
          <w:spacing w:val="-2"/>
        </w:rPr>
        <w:t>result</w:t>
      </w:r>
      <w:r w:rsidRPr="00AF36C7">
        <w:rPr>
          <w:rFonts w:ascii="Abadi" w:hAnsi="Abadi"/>
          <w:spacing w:val="-21"/>
        </w:rPr>
        <w:t xml:space="preserve"> </w:t>
      </w:r>
      <w:r w:rsidRPr="00AF36C7">
        <w:rPr>
          <w:rFonts w:ascii="Abadi" w:hAnsi="Abadi"/>
          <w:spacing w:val="-2"/>
        </w:rPr>
        <w:t>in</w:t>
      </w:r>
      <w:r w:rsidRPr="00AF36C7">
        <w:rPr>
          <w:rFonts w:ascii="Abadi" w:hAnsi="Abadi"/>
          <w:spacing w:val="-23"/>
        </w:rPr>
        <w:t xml:space="preserve"> </w:t>
      </w:r>
      <w:r w:rsidRPr="00AF36C7">
        <w:rPr>
          <w:rFonts w:ascii="Abadi" w:hAnsi="Abadi"/>
          <w:spacing w:val="-2"/>
        </w:rPr>
        <w:t>disciplinary</w:t>
      </w:r>
      <w:r w:rsidRPr="00AF36C7">
        <w:rPr>
          <w:rFonts w:ascii="Abadi" w:hAnsi="Abadi"/>
          <w:spacing w:val="-22"/>
        </w:rPr>
        <w:t xml:space="preserve"> </w:t>
      </w:r>
      <w:r w:rsidRPr="00AF36C7">
        <w:rPr>
          <w:rFonts w:ascii="Abadi" w:hAnsi="Abadi"/>
          <w:spacing w:val="-2"/>
        </w:rPr>
        <w:t>action,</w:t>
      </w:r>
      <w:r w:rsidRPr="00AF36C7">
        <w:rPr>
          <w:rFonts w:ascii="Abadi" w:hAnsi="Abadi"/>
          <w:spacing w:val="-22"/>
        </w:rPr>
        <w:t xml:space="preserve"> </w:t>
      </w:r>
      <w:r w:rsidRPr="00AF36C7">
        <w:rPr>
          <w:rFonts w:ascii="Abadi" w:hAnsi="Abadi"/>
          <w:spacing w:val="-2"/>
        </w:rPr>
        <w:t>which</w:t>
      </w:r>
      <w:r w:rsidRPr="00AF36C7">
        <w:rPr>
          <w:rFonts w:ascii="Abadi" w:hAnsi="Abadi"/>
          <w:spacing w:val="-23"/>
        </w:rPr>
        <w:t xml:space="preserve"> </w:t>
      </w:r>
      <w:r w:rsidRPr="00AF36C7">
        <w:rPr>
          <w:rFonts w:ascii="Abadi" w:hAnsi="Abadi"/>
          <w:spacing w:val="-2"/>
        </w:rPr>
        <w:t>may</w:t>
      </w:r>
      <w:r w:rsidRPr="00AF36C7">
        <w:rPr>
          <w:rFonts w:ascii="Abadi" w:hAnsi="Abadi"/>
          <w:spacing w:val="-23"/>
        </w:rPr>
        <w:t xml:space="preserve"> </w:t>
      </w:r>
      <w:r w:rsidRPr="00AF36C7">
        <w:rPr>
          <w:rFonts w:ascii="Abadi" w:hAnsi="Abadi"/>
          <w:spacing w:val="-2"/>
        </w:rPr>
        <w:t>make</w:t>
      </w:r>
      <w:r w:rsidRPr="00AF36C7">
        <w:rPr>
          <w:rFonts w:ascii="Abadi" w:hAnsi="Abadi"/>
          <w:spacing w:val="-24"/>
        </w:rPr>
        <w:t xml:space="preserve"> </w:t>
      </w:r>
      <w:r w:rsidRPr="00AF36C7">
        <w:rPr>
          <w:rFonts w:ascii="Abadi" w:hAnsi="Abadi"/>
          <w:spacing w:val="-2"/>
        </w:rPr>
        <w:t>me</w:t>
      </w:r>
      <w:r w:rsidRPr="00AF36C7">
        <w:rPr>
          <w:rFonts w:ascii="Abadi" w:hAnsi="Abadi"/>
          <w:spacing w:val="-22"/>
        </w:rPr>
        <w:t xml:space="preserve"> </w:t>
      </w:r>
      <w:r w:rsidRPr="00AF36C7">
        <w:rPr>
          <w:rFonts w:ascii="Abadi" w:hAnsi="Abadi"/>
          <w:spacing w:val="-2"/>
        </w:rPr>
        <w:t>ineligible</w:t>
      </w:r>
      <w:r w:rsidRPr="00AF36C7">
        <w:rPr>
          <w:rFonts w:ascii="Abadi" w:hAnsi="Abadi"/>
          <w:spacing w:val="-22"/>
        </w:rPr>
        <w:t xml:space="preserve"> </w:t>
      </w:r>
      <w:r w:rsidRPr="00AF36C7">
        <w:rPr>
          <w:rFonts w:ascii="Abadi" w:hAnsi="Abadi"/>
          <w:spacing w:val="-2"/>
        </w:rPr>
        <w:t>for</w:t>
      </w:r>
      <w:r w:rsidRPr="00AF36C7">
        <w:rPr>
          <w:rFonts w:ascii="Abadi" w:hAnsi="Abadi"/>
          <w:spacing w:val="-23"/>
        </w:rPr>
        <w:t xml:space="preserve"> </w:t>
      </w:r>
      <w:r w:rsidRPr="00AF36C7">
        <w:rPr>
          <w:rFonts w:ascii="Abadi" w:hAnsi="Abadi"/>
          <w:spacing w:val="-2"/>
        </w:rPr>
        <w:t>a</w:t>
      </w:r>
      <w:r w:rsidRPr="00AF36C7">
        <w:rPr>
          <w:rFonts w:ascii="Abadi" w:hAnsi="Abadi"/>
          <w:spacing w:val="-23"/>
        </w:rPr>
        <w:t xml:space="preserve"> </w:t>
      </w:r>
      <w:r w:rsidRPr="00AF36C7">
        <w:rPr>
          <w:rFonts w:ascii="Abadi" w:hAnsi="Abadi"/>
          <w:spacing w:val="-2"/>
        </w:rPr>
        <w:t>grade</w:t>
      </w:r>
      <w:r w:rsidRPr="00AF36C7">
        <w:rPr>
          <w:rFonts w:ascii="Abadi" w:hAnsi="Abadi"/>
          <w:spacing w:val="-20"/>
        </w:rPr>
        <w:t xml:space="preserve"> </w:t>
      </w:r>
      <w:r w:rsidRPr="00AF36C7">
        <w:rPr>
          <w:rFonts w:ascii="Abadi" w:hAnsi="Abadi"/>
          <w:spacing w:val="-2"/>
        </w:rPr>
        <w:t>in</w:t>
      </w:r>
      <w:r w:rsidRPr="00AF36C7">
        <w:rPr>
          <w:rFonts w:ascii="Abadi" w:hAnsi="Abadi"/>
          <w:spacing w:val="-23"/>
        </w:rPr>
        <w:t xml:space="preserve"> </w:t>
      </w:r>
      <w:r w:rsidRPr="00AF36C7">
        <w:rPr>
          <w:rFonts w:ascii="Abadi" w:hAnsi="Abadi"/>
          <w:spacing w:val="-2"/>
        </w:rPr>
        <w:t>this</w:t>
      </w:r>
      <w:r w:rsidRPr="00AF36C7">
        <w:rPr>
          <w:rFonts w:ascii="Abadi" w:hAnsi="Abadi"/>
          <w:spacing w:val="-23"/>
        </w:rPr>
        <w:t xml:space="preserve"> </w:t>
      </w:r>
      <w:r w:rsidRPr="00AF36C7">
        <w:rPr>
          <w:rFonts w:ascii="Abadi" w:hAnsi="Abadi"/>
          <w:spacing w:val="-2"/>
        </w:rPr>
        <w:t>standard.</w:t>
      </w:r>
    </w:p>
    <w:p w14:paraId="392AD1F1" w14:textId="77777777" w:rsidR="00F65D28" w:rsidRPr="00AF36C7" w:rsidRDefault="00F65D28" w:rsidP="00F65D28">
      <w:pPr>
        <w:pStyle w:val="BodyText"/>
        <w:rPr>
          <w:del w:id="1" w:author="Toatepi Kalekava" w:date="2026-09-10T22:40:00Z" w16du:dateUtc="2026-09-10T22:40:59Z"/>
          <w:rFonts w:ascii="Abadi" w:hAnsi="Abadi"/>
          <w:sz w:val="20"/>
        </w:rPr>
      </w:pPr>
    </w:p>
    <w:p w14:paraId="3AC4DDCC" w14:textId="77777777" w:rsidR="00F65D28" w:rsidRPr="00AF36C7" w:rsidRDefault="00F65D28" w:rsidP="00F65D28">
      <w:pPr>
        <w:pStyle w:val="BodyText"/>
        <w:rPr>
          <w:del w:id="2" w:author="Toatepi Kalekava" w:date="2026-09-10T22:41:00Z" w16du:dateUtc="2026-09-10T22:41:01Z"/>
          <w:rFonts w:ascii="Abadi" w:hAnsi="Abadi"/>
          <w:sz w:val="20"/>
        </w:rPr>
      </w:pPr>
    </w:p>
    <w:p w14:paraId="2D7DAD62" w14:textId="77777777" w:rsidR="00F65D28" w:rsidRPr="00AF36C7" w:rsidRDefault="00F65D28" w:rsidP="00F65D28">
      <w:pPr>
        <w:pStyle w:val="BodyText"/>
        <w:spacing w:before="79"/>
        <w:rPr>
          <w:del w:id="3" w:author="Toatepi Kalekava" w:date="2026-09-10T22:41:00Z" w16du:dateUtc="2026-09-10T22:41:01Z"/>
          <w:rFonts w:ascii="Abadi" w:hAnsi="Abadi"/>
          <w:sz w:val="20"/>
        </w:rPr>
      </w:pPr>
    </w:p>
    <w:tbl>
      <w:tblPr>
        <w:tblW w:w="0" w:type="auto"/>
        <w:tblInd w:w="538" w:type="dxa"/>
        <w:tblLayout w:type="fixed"/>
        <w:tblCellMar>
          <w:left w:w="0" w:type="dxa"/>
          <w:right w:w="0" w:type="dxa"/>
        </w:tblCellMar>
        <w:tblLook w:val="01E0" w:firstRow="1" w:lastRow="1" w:firstColumn="1" w:lastColumn="1" w:noHBand="0" w:noVBand="0"/>
      </w:tblPr>
      <w:tblGrid>
        <w:gridCol w:w="1718"/>
        <w:gridCol w:w="3273"/>
        <w:gridCol w:w="2551"/>
        <w:gridCol w:w="851"/>
      </w:tblGrid>
      <w:tr w:rsidR="00F65D28" w:rsidRPr="00AF36C7" w14:paraId="6B70886B" w14:textId="77777777" w:rsidTr="00610DA5">
        <w:trPr>
          <w:trHeight w:val="292"/>
        </w:trPr>
        <w:tc>
          <w:tcPr>
            <w:tcW w:w="1718" w:type="dxa"/>
          </w:tcPr>
          <w:p w14:paraId="49714D03" w14:textId="77777777" w:rsidR="00F65D28" w:rsidRPr="00AF36C7" w:rsidRDefault="00F65D28" w:rsidP="00610DA5">
            <w:pPr>
              <w:pStyle w:val="TableParagraph"/>
              <w:spacing w:line="273" w:lineRule="exact"/>
              <w:ind w:left="50"/>
              <w:jc w:val="center"/>
              <w:rPr>
                <w:rFonts w:ascii="Abadi" w:hAnsi="Abadi"/>
                <w:sz w:val="24"/>
              </w:rPr>
            </w:pPr>
            <w:r w:rsidRPr="00AF36C7">
              <w:rPr>
                <w:rFonts w:ascii="Abadi" w:hAnsi="Abadi"/>
                <w:spacing w:val="-4"/>
                <w:sz w:val="24"/>
              </w:rPr>
              <w:t>Student</w:t>
            </w:r>
            <w:r w:rsidRPr="00AF36C7">
              <w:rPr>
                <w:rFonts w:ascii="Abadi" w:hAnsi="Abadi"/>
                <w:spacing w:val="-17"/>
                <w:sz w:val="24"/>
              </w:rPr>
              <w:t xml:space="preserve"> </w:t>
            </w:r>
            <w:r w:rsidRPr="00AF36C7">
              <w:rPr>
                <w:rFonts w:ascii="Abadi" w:hAnsi="Abadi"/>
                <w:spacing w:val="-2"/>
                <w:sz w:val="24"/>
              </w:rPr>
              <w:t>Name:</w:t>
            </w:r>
          </w:p>
        </w:tc>
        <w:tc>
          <w:tcPr>
            <w:tcW w:w="3273" w:type="dxa"/>
          </w:tcPr>
          <w:p w14:paraId="1AA43FB6" w14:textId="61062872" w:rsidR="00F65D28" w:rsidRPr="00AF36C7" w:rsidRDefault="00F65D28" w:rsidP="00610DA5">
            <w:pPr>
              <w:pStyle w:val="TableParagraph"/>
              <w:tabs>
                <w:tab w:val="left" w:pos="3166"/>
              </w:tabs>
              <w:spacing w:line="273" w:lineRule="exact"/>
              <w:ind w:right="-389"/>
              <w:jc w:val="center"/>
              <w:rPr>
                <w:rFonts w:ascii="Abadi" w:hAnsi="Abadi"/>
              </w:rPr>
            </w:pPr>
            <w:r w:rsidRPr="00AF36C7">
              <w:rPr>
                <w:rFonts w:ascii="Abadi" w:hAnsi="Abadi"/>
                <w:w w:val="90"/>
                <w:u w:val="thick"/>
              </w:rPr>
              <w:t>Samantha Isabelle De Guzman</w:t>
            </w:r>
          </w:p>
        </w:tc>
        <w:tc>
          <w:tcPr>
            <w:tcW w:w="2551" w:type="dxa"/>
          </w:tcPr>
          <w:p w14:paraId="2A2CF7DE" w14:textId="77777777" w:rsidR="00F65D28" w:rsidRPr="00AF36C7" w:rsidRDefault="00F65D28" w:rsidP="00610DA5">
            <w:pPr>
              <w:pStyle w:val="TableParagraph"/>
              <w:spacing w:line="273" w:lineRule="exact"/>
              <w:ind w:left="876"/>
              <w:jc w:val="center"/>
              <w:rPr>
                <w:rFonts w:ascii="Abadi" w:hAnsi="Abadi"/>
                <w:sz w:val="24"/>
              </w:rPr>
            </w:pPr>
            <w:r w:rsidRPr="00AF36C7">
              <w:rPr>
                <w:rFonts w:ascii="Abadi" w:hAnsi="Abadi"/>
                <w:sz w:val="24"/>
              </w:rPr>
              <w:t>Whanau</w:t>
            </w:r>
            <w:r w:rsidRPr="00AF36C7">
              <w:rPr>
                <w:rFonts w:ascii="Abadi" w:hAnsi="Abadi"/>
                <w:spacing w:val="-13"/>
                <w:sz w:val="24"/>
              </w:rPr>
              <w:t xml:space="preserve"> </w:t>
            </w:r>
            <w:r w:rsidRPr="00AF36C7">
              <w:rPr>
                <w:rFonts w:ascii="Abadi" w:hAnsi="Abadi"/>
                <w:spacing w:val="-2"/>
                <w:sz w:val="24"/>
              </w:rPr>
              <w:t>Class:</w:t>
            </w:r>
          </w:p>
        </w:tc>
        <w:tc>
          <w:tcPr>
            <w:tcW w:w="851" w:type="dxa"/>
          </w:tcPr>
          <w:p w14:paraId="1A2DD5D2" w14:textId="55314913" w:rsidR="00F65D28" w:rsidRPr="00AF36C7" w:rsidRDefault="00F65D28" w:rsidP="0075280E">
            <w:pPr>
              <w:pStyle w:val="TableParagraph"/>
              <w:tabs>
                <w:tab w:val="left" w:pos="2531"/>
              </w:tabs>
              <w:spacing w:line="273" w:lineRule="exact"/>
              <w:ind w:left="25" w:right="-1800"/>
              <w:rPr>
                <w:rFonts w:ascii="Abadi" w:hAnsi="Abadi"/>
                <w:sz w:val="24"/>
              </w:rPr>
            </w:pPr>
            <w:r w:rsidRPr="00AF36C7">
              <w:rPr>
                <w:rFonts w:ascii="Abadi" w:hAnsi="Abadi"/>
                <w:spacing w:val="28"/>
                <w:w w:val="105"/>
                <w:sz w:val="24"/>
                <w:u w:val="thick"/>
              </w:rPr>
              <w:t xml:space="preserve"> </w:t>
            </w:r>
            <w:r w:rsidRPr="00AF36C7">
              <w:rPr>
                <w:rFonts w:ascii="Abadi" w:hAnsi="Abadi"/>
                <w:spacing w:val="-4"/>
                <w:w w:val="105"/>
                <w:sz w:val="24"/>
                <w:u w:val="thick"/>
              </w:rPr>
              <w:t>13</w:t>
            </w:r>
            <w:r w:rsidR="0013198B" w:rsidRPr="00AF36C7">
              <w:rPr>
                <w:rFonts w:ascii="Abadi" w:hAnsi="Abadi"/>
                <w:spacing w:val="-4"/>
                <w:w w:val="105"/>
                <w:sz w:val="24"/>
                <w:u w:val="thick"/>
              </w:rPr>
              <w:t>-</w:t>
            </w:r>
            <w:r w:rsidRPr="00AF36C7">
              <w:rPr>
                <w:rFonts w:ascii="Abadi" w:hAnsi="Abadi"/>
                <w:spacing w:val="-4"/>
                <w:w w:val="105"/>
                <w:sz w:val="24"/>
                <w:u w:val="thick"/>
              </w:rPr>
              <w:t>SJ</w:t>
            </w:r>
            <w:r w:rsidRPr="00AF36C7">
              <w:rPr>
                <w:rFonts w:ascii="Abadi" w:hAnsi="Abadi"/>
                <w:sz w:val="24"/>
                <w:u w:val="thick"/>
              </w:rPr>
              <w:tab/>
            </w:r>
          </w:p>
        </w:tc>
      </w:tr>
    </w:tbl>
    <w:p w14:paraId="572E5460" w14:textId="77777777" w:rsidR="00F65D28" w:rsidRPr="00AF36C7" w:rsidRDefault="00F65D28" w:rsidP="00F65D28">
      <w:pPr>
        <w:pStyle w:val="TableParagraph"/>
        <w:spacing w:line="273" w:lineRule="exact"/>
        <w:rPr>
          <w:rFonts w:ascii="Abadi" w:hAnsi="Abadi"/>
          <w:sz w:val="24"/>
        </w:rPr>
        <w:sectPr w:rsidR="00F65D28" w:rsidRPr="00AF36C7" w:rsidSect="00F65D28">
          <w:pgSz w:w="11906" w:h="16838" w:code="9"/>
          <w:pgMar w:top="700" w:right="360" w:bottom="280" w:left="360" w:header="720" w:footer="720" w:gutter="0"/>
          <w:cols w:space="720"/>
        </w:sect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834"/>
        <w:gridCol w:w="3676"/>
      </w:tblGrid>
      <w:tr w:rsidR="00F65D28" w:rsidRPr="00AF36C7" w14:paraId="79E94B4F" w14:textId="77777777" w:rsidTr="000B7293">
        <w:trPr>
          <w:trHeight w:val="2036"/>
        </w:trPr>
        <w:tc>
          <w:tcPr>
            <w:tcW w:w="6834" w:type="dxa"/>
            <w:tcBorders>
              <w:right w:val="nil"/>
            </w:tcBorders>
            <w:shd w:val="clear" w:color="auto" w:fill="DAE9F7"/>
          </w:tcPr>
          <w:p w14:paraId="2767C91C" w14:textId="77777777" w:rsidR="00F65D28" w:rsidRPr="00AF36C7" w:rsidRDefault="00F65D28" w:rsidP="0075280E">
            <w:pPr>
              <w:pStyle w:val="TableParagraph"/>
              <w:spacing w:before="222" w:line="295" w:lineRule="auto"/>
              <w:ind w:left="758" w:right="349" w:hanging="65"/>
              <w:rPr>
                <w:rFonts w:ascii="Abadi" w:hAnsi="Abadi"/>
                <w:b/>
                <w:sz w:val="56"/>
              </w:rPr>
            </w:pPr>
            <w:r w:rsidRPr="00AF36C7">
              <w:rPr>
                <w:rFonts w:ascii="Abadi" w:hAnsi="Abadi"/>
                <w:b/>
                <w:spacing w:val="-2"/>
                <w:sz w:val="56"/>
              </w:rPr>
              <w:lastRenderedPageBreak/>
              <w:t>Auckland</w:t>
            </w:r>
            <w:r w:rsidRPr="00AF36C7">
              <w:rPr>
                <w:rFonts w:ascii="Abadi" w:hAnsi="Abadi"/>
                <w:b/>
                <w:spacing w:val="-57"/>
                <w:sz w:val="56"/>
              </w:rPr>
              <w:t xml:space="preserve"> </w:t>
            </w:r>
            <w:r w:rsidRPr="00AF36C7">
              <w:rPr>
                <w:rFonts w:ascii="Abadi" w:hAnsi="Abadi"/>
                <w:b/>
                <w:spacing w:val="-2"/>
                <w:sz w:val="56"/>
              </w:rPr>
              <w:t xml:space="preserve">Seventh-Day </w:t>
            </w:r>
            <w:r w:rsidRPr="00AF36C7">
              <w:rPr>
                <w:rFonts w:ascii="Abadi" w:hAnsi="Abadi"/>
                <w:b/>
                <w:sz w:val="56"/>
              </w:rPr>
              <w:t>Adventist</w:t>
            </w:r>
            <w:r w:rsidRPr="00AF36C7">
              <w:rPr>
                <w:rFonts w:ascii="Abadi" w:hAnsi="Abadi"/>
                <w:b/>
                <w:spacing w:val="-8"/>
                <w:sz w:val="56"/>
              </w:rPr>
              <w:t xml:space="preserve"> </w:t>
            </w:r>
            <w:r w:rsidRPr="00AF36C7">
              <w:rPr>
                <w:rFonts w:ascii="Abadi" w:hAnsi="Abadi"/>
                <w:b/>
                <w:sz w:val="56"/>
              </w:rPr>
              <w:t>High</w:t>
            </w:r>
            <w:r w:rsidRPr="00AF36C7">
              <w:rPr>
                <w:rFonts w:ascii="Abadi" w:hAnsi="Abadi"/>
                <w:b/>
                <w:spacing w:val="-5"/>
                <w:sz w:val="56"/>
              </w:rPr>
              <w:t xml:space="preserve"> </w:t>
            </w:r>
            <w:r w:rsidRPr="00AF36C7">
              <w:rPr>
                <w:rFonts w:ascii="Abadi" w:hAnsi="Abadi"/>
                <w:b/>
                <w:sz w:val="56"/>
              </w:rPr>
              <w:t>School</w:t>
            </w:r>
          </w:p>
        </w:tc>
        <w:tc>
          <w:tcPr>
            <w:tcW w:w="3676" w:type="dxa"/>
            <w:tcBorders>
              <w:left w:val="nil"/>
            </w:tcBorders>
            <w:shd w:val="clear" w:color="auto" w:fill="DAE9F7"/>
          </w:tcPr>
          <w:p w14:paraId="539AEFAB" w14:textId="77777777" w:rsidR="00F65D28" w:rsidRPr="00AF36C7" w:rsidRDefault="00F65D28" w:rsidP="0075280E">
            <w:pPr>
              <w:pStyle w:val="TableParagraph"/>
              <w:ind w:left="381"/>
              <w:rPr>
                <w:rFonts w:ascii="Abadi" w:hAnsi="Abadi"/>
                <w:sz w:val="20"/>
              </w:rPr>
            </w:pPr>
            <w:r w:rsidRPr="00AF36C7">
              <w:rPr>
                <w:rFonts w:ascii="Abadi" w:hAnsi="Abadi"/>
                <w:noProof/>
                <w:sz w:val="20"/>
              </w:rPr>
              <w:drawing>
                <wp:inline distT="0" distB="0" distL="0" distR="0" wp14:anchorId="5D32B661" wp14:editId="7D8B90E2">
                  <wp:extent cx="1149433" cy="1225296"/>
                  <wp:effectExtent l="0" t="0" r="0" b="0"/>
                  <wp:docPr id="2" name="Image 2" descr="A logo for a high schoo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for a high school  Description automatically generated"/>
                          <pic:cNvPicPr/>
                        </pic:nvPicPr>
                        <pic:blipFill>
                          <a:blip r:embed="rId11" cstate="print"/>
                          <a:stretch>
                            <a:fillRect/>
                          </a:stretch>
                        </pic:blipFill>
                        <pic:spPr>
                          <a:xfrm>
                            <a:off x="0" y="0"/>
                            <a:ext cx="1149433" cy="1225296"/>
                          </a:xfrm>
                          <a:prstGeom prst="rect">
                            <a:avLst/>
                          </a:prstGeom>
                        </pic:spPr>
                      </pic:pic>
                    </a:graphicData>
                  </a:graphic>
                </wp:inline>
              </w:drawing>
            </w:r>
          </w:p>
        </w:tc>
      </w:tr>
    </w:tbl>
    <w:p w14:paraId="05FB0DE3" w14:textId="77777777" w:rsidR="00F65D28" w:rsidRPr="00AF36C7" w:rsidRDefault="00F65D28" w:rsidP="00F65D28">
      <w:pPr>
        <w:pStyle w:val="BodyText"/>
        <w:spacing w:before="149"/>
        <w:rPr>
          <w:rFonts w:ascii="Abadi" w:hAnsi="Abadi"/>
          <w:sz w:val="32"/>
        </w:rPr>
      </w:pPr>
    </w:p>
    <w:p w14:paraId="0B507E6E" w14:textId="77777777" w:rsidR="00F65D28" w:rsidRPr="00AF36C7" w:rsidRDefault="00F65D28" w:rsidP="00AE4327">
      <w:pPr>
        <w:pStyle w:val="Title"/>
        <w:ind w:firstLine="360"/>
        <w:rPr>
          <w:rFonts w:ascii="Abadi" w:hAnsi="Abadi"/>
        </w:rPr>
      </w:pPr>
      <w:r w:rsidRPr="00AF36C7">
        <w:rPr>
          <w:rFonts w:ascii="Abadi" w:hAnsi="Abadi"/>
          <w:color w:val="4DA62D"/>
          <w:spacing w:val="-6"/>
        </w:rPr>
        <w:t>Introduction/Kupu</w:t>
      </w:r>
      <w:r w:rsidRPr="00AF36C7">
        <w:rPr>
          <w:rFonts w:ascii="Abadi" w:hAnsi="Abadi"/>
          <w:color w:val="4DA62D"/>
          <w:spacing w:val="-1"/>
        </w:rPr>
        <w:t xml:space="preserve"> </w:t>
      </w:r>
      <w:r w:rsidRPr="00AF36C7">
        <w:rPr>
          <w:rFonts w:ascii="Abadi" w:hAnsi="Abadi"/>
          <w:color w:val="4DA62D"/>
          <w:spacing w:val="-2"/>
        </w:rPr>
        <w:t>Arataki</w:t>
      </w:r>
    </w:p>
    <w:p w14:paraId="2A0F07F2" w14:textId="77777777" w:rsidR="00F65D28" w:rsidRPr="00AF36C7" w:rsidRDefault="00F65D28" w:rsidP="00F65D28">
      <w:pPr>
        <w:pStyle w:val="BodyText"/>
        <w:spacing w:before="241" w:line="506" w:lineRule="auto"/>
        <w:ind w:left="360" w:right="416"/>
        <w:rPr>
          <w:rFonts w:ascii="Abadi" w:hAnsi="Abadi"/>
        </w:rPr>
      </w:pPr>
      <w:r w:rsidRPr="00AF36C7">
        <w:rPr>
          <w:rFonts w:ascii="Abadi" w:hAnsi="Abadi"/>
          <w:spacing w:val="-2"/>
        </w:rPr>
        <w:t>This</w:t>
      </w:r>
      <w:r w:rsidRPr="00AF36C7">
        <w:rPr>
          <w:rFonts w:ascii="Abadi" w:hAnsi="Abadi"/>
          <w:spacing w:val="-15"/>
        </w:rPr>
        <w:t xml:space="preserve"> </w:t>
      </w:r>
      <w:r w:rsidRPr="00AF36C7">
        <w:rPr>
          <w:rFonts w:ascii="Abadi" w:hAnsi="Abadi"/>
          <w:spacing w:val="-2"/>
        </w:rPr>
        <w:t>assessment</w:t>
      </w:r>
      <w:r w:rsidRPr="00AF36C7">
        <w:rPr>
          <w:rFonts w:ascii="Abadi" w:hAnsi="Abadi"/>
          <w:spacing w:val="-17"/>
        </w:rPr>
        <w:t xml:space="preserve"> </w:t>
      </w:r>
      <w:r w:rsidRPr="00AF36C7">
        <w:rPr>
          <w:rFonts w:ascii="Abadi" w:hAnsi="Abadi"/>
          <w:spacing w:val="-2"/>
        </w:rPr>
        <w:t>activity</w:t>
      </w:r>
      <w:r w:rsidRPr="00AF36C7">
        <w:rPr>
          <w:rFonts w:ascii="Abadi" w:hAnsi="Abadi"/>
          <w:spacing w:val="-17"/>
        </w:rPr>
        <w:t xml:space="preserve"> </w:t>
      </w:r>
      <w:r w:rsidRPr="00AF36C7">
        <w:rPr>
          <w:rFonts w:ascii="Abadi" w:hAnsi="Abadi"/>
          <w:spacing w:val="-2"/>
        </w:rPr>
        <w:t>requires</w:t>
      </w:r>
      <w:r w:rsidRPr="00AF36C7">
        <w:rPr>
          <w:rFonts w:ascii="Abadi" w:hAnsi="Abadi"/>
          <w:spacing w:val="-15"/>
        </w:rPr>
        <w:t xml:space="preserve"> </w:t>
      </w:r>
      <w:r w:rsidRPr="00AF36C7">
        <w:rPr>
          <w:rFonts w:ascii="Abadi" w:hAnsi="Abadi"/>
          <w:spacing w:val="-2"/>
        </w:rPr>
        <w:t>you</w:t>
      </w:r>
      <w:r w:rsidRPr="00AF36C7">
        <w:rPr>
          <w:rFonts w:ascii="Abadi" w:hAnsi="Abadi"/>
          <w:spacing w:val="-17"/>
        </w:rPr>
        <w:t xml:space="preserve"> </w:t>
      </w:r>
      <w:r w:rsidRPr="00AF36C7">
        <w:rPr>
          <w:rFonts w:ascii="Abadi" w:hAnsi="Abadi"/>
          <w:spacing w:val="-2"/>
        </w:rPr>
        <w:t>to</w:t>
      </w:r>
      <w:r w:rsidRPr="00AF36C7">
        <w:rPr>
          <w:rFonts w:ascii="Abadi" w:hAnsi="Abadi"/>
          <w:spacing w:val="-17"/>
        </w:rPr>
        <w:t xml:space="preserve"> </w:t>
      </w:r>
      <w:r w:rsidRPr="00AF36C7">
        <w:rPr>
          <w:rFonts w:ascii="Abadi" w:hAnsi="Abadi"/>
          <w:spacing w:val="-2"/>
        </w:rPr>
        <w:t>plan</w:t>
      </w:r>
      <w:r w:rsidRPr="00AF36C7">
        <w:rPr>
          <w:rFonts w:ascii="Abadi" w:hAnsi="Abadi"/>
          <w:spacing w:val="-15"/>
        </w:rPr>
        <w:t xml:space="preserve"> </w:t>
      </w:r>
      <w:r w:rsidRPr="00AF36C7">
        <w:rPr>
          <w:rFonts w:ascii="Abadi" w:hAnsi="Abadi"/>
          <w:spacing w:val="-2"/>
        </w:rPr>
        <w:t>and</w:t>
      </w:r>
      <w:r w:rsidRPr="00AF36C7">
        <w:rPr>
          <w:rFonts w:ascii="Abadi" w:hAnsi="Abadi"/>
          <w:spacing w:val="-17"/>
        </w:rPr>
        <w:t xml:space="preserve"> </w:t>
      </w:r>
      <w:r w:rsidRPr="00AF36C7">
        <w:rPr>
          <w:rFonts w:ascii="Abadi" w:hAnsi="Abadi"/>
          <w:spacing w:val="-2"/>
        </w:rPr>
        <w:t>create</w:t>
      </w:r>
      <w:r w:rsidRPr="00AF36C7">
        <w:rPr>
          <w:rFonts w:ascii="Abadi" w:hAnsi="Abadi"/>
          <w:spacing w:val="-16"/>
        </w:rPr>
        <w:t xml:space="preserve"> </w:t>
      </w:r>
      <w:r w:rsidRPr="00AF36C7">
        <w:rPr>
          <w:rFonts w:ascii="Abadi" w:hAnsi="Abadi"/>
          <w:spacing w:val="-2"/>
        </w:rPr>
        <w:t>a</w:t>
      </w:r>
      <w:r w:rsidRPr="00AF36C7">
        <w:rPr>
          <w:rFonts w:ascii="Abadi" w:hAnsi="Abadi"/>
          <w:spacing w:val="-17"/>
        </w:rPr>
        <w:t xml:space="preserve"> </w:t>
      </w:r>
      <w:r w:rsidRPr="00AF36C7">
        <w:rPr>
          <w:rFonts w:ascii="Abadi" w:hAnsi="Abadi"/>
          <w:spacing w:val="-2"/>
        </w:rPr>
        <w:t>website</w:t>
      </w:r>
      <w:r w:rsidRPr="00AF36C7">
        <w:rPr>
          <w:rFonts w:ascii="Abadi" w:hAnsi="Abadi"/>
          <w:spacing w:val="-16"/>
        </w:rPr>
        <w:t xml:space="preserve"> </w:t>
      </w:r>
      <w:r w:rsidRPr="00AF36C7">
        <w:rPr>
          <w:rFonts w:ascii="Abadi" w:hAnsi="Abadi"/>
          <w:spacing w:val="-2"/>
        </w:rPr>
        <w:t>with</w:t>
      </w:r>
      <w:r w:rsidRPr="00AF36C7">
        <w:rPr>
          <w:rFonts w:ascii="Abadi" w:hAnsi="Abadi"/>
          <w:spacing w:val="-17"/>
        </w:rPr>
        <w:t xml:space="preserve"> </w:t>
      </w:r>
      <w:r w:rsidRPr="00AF36C7">
        <w:rPr>
          <w:rFonts w:ascii="Abadi" w:hAnsi="Abadi"/>
          <w:spacing w:val="-2"/>
        </w:rPr>
        <w:t>a</w:t>
      </w:r>
      <w:r w:rsidRPr="00AF36C7">
        <w:rPr>
          <w:rFonts w:ascii="Abadi" w:hAnsi="Abadi"/>
          <w:spacing w:val="-17"/>
        </w:rPr>
        <w:t xml:space="preserve"> </w:t>
      </w:r>
      <w:r w:rsidRPr="00AF36C7">
        <w:rPr>
          <w:rFonts w:ascii="Abadi" w:hAnsi="Abadi"/>
          <w:spacing w:val="-2"/>
        </w:rPr>
        <w:t>well-designed</w:t>
      </w:r>
      <w:r w:rsidRPr="00AF36C7">
        <w:rPr>
          <w:rFonts w:ascii="Abadi" w:hAnsi="Abadi"/>
          <w:spacing w:val="-16"/>
        </w:rPr>
        <w:t xml:space="preserve"> </w:t>
      </w:r>
      <w:r w:rsidRPr="00AF36C7">
        <w:rPr>
          <w:rFonts w:ascii="Abadi" w:hAnsi="Abadi"/>
          <w:spacing w:val="-2"/>
        </w:rPr>
        <w:t>homepage</w:t>
      </w:r>
      <w:r w:rsidRPr="00AF36C7">
        <w:rPr>
          <w:rFonts w:ascii="Abadi" w:hAnsi="Abadi"/>
          <w:spacing w:val="-16"/>
        </w:rPr>
        <w:t xml:space="preserve"> </w:t>
      </w:r>
      <w:r w:rsidRPr="00AF36C7">
        <w:rPr>
          <w:rFonts w:ascii="Abadi" w:hAnsi="Abadi"/>
          <w:spacing w:val="-2"/>
        </w:rPr>
        <w:t>and multiple</w:t>
      </w:r>
      <w:r w:rsidRPr="00AF36C7">
        <w:rPr>
          <w:rFonts w:ascii="Abadi" w:hAnsi="Abadi"/>
          <w:spacing w:val="-20"/>
        </w:rPr>
        <w:t xml:space="preserve"> </w:t>
      </w:r>
      <w:r w:rsidRPr="00AF36C7">
        <w:rPr>
          <w:rFonts w:ascii="Abadi" w:hAnsi="Abadi"/>
          <w:spacing w:val="-2"/>
        </w:rPr>
        <w:t>pages.</w:t>
      </w:r>
      <w:r w:rsidRPr="00AF36C7">
        <w:rPr>
          <w:rFonts w:ascii="Abadi" w:hAnsi="Abadi"/>
          <w:spacing w:val="-19"/>
        </w:rPr>
        <w:t xml:space="preserve"> </w:t>
      </w:r>
      <w:r w:rsidRPr="00AF36C7">
        <w:rPr>
          <w:rFonts w:ascii="Abadi" w:hAnsi="Abadi"/>
          <w:spacing w:val="-2"/>
        </w:rPr>
        <w:t>You</w:t>
      </w:r>
      <w:r w:rsidRPr="00AF36C7">
        <w:rPr>
          <w:rFonts w:ascii="Abadi" w:hAnsi="Abadi"/>
          <w:spacing w:val="-21"/>
        </w:rPr>
        <w:t xml:space="preserve"> </w:t>
      </w:r>
      <w:r w:rsidRPr="00AF36C7">
        <w:rPr>
          <w:rFonts w:ascii="Abadi" w:hAnsi="Abadi"/>
          <w:spacing w:val="-2"/>
        </w:rPr>
        <w:t>will</w:t>
      </w:r>
      <w:r w:rsidRPr="00AF36C7">
        <w:rPr>
          <w:rFonts w:ascii="Abadi" w:hAnsi="Abadi"/>
          <w:spacing w:val="-18"/>
        </w:rPr>
        <w:t xml:space="preserve"> </w:t>
      </w:r>
      <w:r w:rsidRPr="00AF36C7">
        <w:rPr>
          <w:rFonts w:ascii="Abadi" w:hAnsi="Abadi"/>
          <w:spacing w:val="-2"/>
        </w:rPr>
        <w:t>be</w:t>
      </w:r>
      <w:r w:rsidRPr="00AF36C7">
        <w:rPr>
          <w:rFonts w:ascii="Abadi" w:hAnsi="Abadi"/>
          <w:spacing w:val="-20"/>
        </w:rPr>
        <w:t xml:space="preserve"> </w:t>
      </w:r>
      <w:r w:rsidRPr="00AF36C7">
        <w:rPr>
          <w:rFonts w:ascii="Abadi" w:hAnsi="Abadi"/>
          <w:spacing w:val="-2"/>
        </w:rPr>
        <w:t>assessed</w:t>
      </w:r>
      <w:r w:rsidRPr="00AF36C7">
        <w:rPr>
          <w:rFonts w:ascii="Abadi" w:hAnsi="Abadi"/>
          <w:spacing w:val="-20"/>
        </w:rPr>
        <w:t xml:space="preserve"> </w:t>
      </w:r>
      <w:r w:rsidRPr="00AF36C7">
        <w:rPr>
          <w:rFonts w:ascii="Abadi" w:hAnsi="Abadi"/>
          <w:spacing w:val="-2"/>
        </w:rPr>
        <w:t>on</w:t>
      </w:r>
      <w:r w:rsidRPr="00AF36C7">
        <w:rPr>
          <w:rFonts w:ascii="Abadi" w:hAnsi="Abadi"/>
          <w:spacing w:val="-21"/>
        </w:rPr>
        <w:t xml:space="preserve"> </w:t>
      </w:r>
      <w:r w:rsidRPr="00AF36C7">
        <w:rPr>
          <w:rFonts w:ascii="Abadi" w:hAnsi="Abadi"/>
          <w:spacing w:val="-2"/>
        </w:rPr>
        <w:t>the</w:t>
      </w:r>
      <w:r w:rsidRPr="00AF36C7">
        <w:rPr>
          <w:rFonts w:ascii="Abadi" w:hAnsi="Abadi"/>
          <w:spacing w:val="-20"/>
        </w:rPr>
        <w:t xml:space="preserve"> </w:t>
      </w:r>
      <w:r w:rsidRPr="00AF36C7">
        <w:rPr>
          <w:rFonts w:ascii="Abadi" w:hAnsi="Abadi"/>
          <w:spacing w:val="-2"/>
        </w:rPr>
        <w:t>iterative</w:t>
      </w:r>
      <w:r w:rsidRPr="00AF36C7">
        <w:rPr>
          <w:rFonts w:ascii="Abadi" w:hAnsi="Abadi"/>
          <w:spacing w:val="-20"/>
        </w:rPr>
        <w:t xml:space="preserve"> </w:t>
      </w:r>
      <w:r w:rsidRPr="00AF36C7">
        <w:rPr>
          <w:rFonts w:ascii="Abadi" w:hAnsi="Abadi"/>
          <w:spacing w:val="-2"/>
        </w:rPr>
        <w:t>improvements</w:t>
      </w:r>
      <w:r w:rsidRPr="00AF36C7">
        <w:rPr>
          <w:rFonts w:ascii="Abadi" w:hAnsi="Abadi"/>
          <w:spacing w:val="-19"/>
        </w:rPr>
        <w:t xml:space="preserve"> </w:t>
      </w:r>
      <w:r w:rsidRPr="00AF36C7">
        <w:rPr>
          <w:rFonts w:ascii="Abadi" w:hAnsi="Abadi"/>
          <w:spacing w:val="-2"/>
        </w:rPr>
        <w:t>made</w:t>
      </w:r>
      <w:r w:rsidRPr="00AF36C7">
        <w:rPr>
          <w:rFonts w:ascii="Abadi" w:hAnsi="Abadi"/>
          <w:spacing w:val="-20"/>
        </w:rPr>
        <w:t xml:space="preserve"> </w:t>
      </w:r>
      <w:r w:rsidRPr="00AF36C7">
        <w:rPr>
          <w:rFonts w:ascii="Abadi" w:hAnsi="Abadi"/>
          <w:spacing w:val="-2"/>
        </w:rPr>
        <w:t>throughout</w:t>
      </w:r>
      <w:r w:rsidRPr="00AF36C7">
        <w:rPr>
          <w:rFonts w:ascii="Abadi" w:hAnsi="Abadi"/>
          <w:spacing w:val="-20"/>
        </w:rPr>
        <w:t xml:space="preserve"> </w:t>
      </w:r>
      <w:r w:rsidRPr="00AF36C7">
        <w:rPr>
          <w:rFonts w:ascii="Abadi" w:hAnsi="Abadi"/>
          <w:spacing w:val="-2"/>
        </w:rPr>
        <w:t>the</w:t>
      </w:r>
      <w:r w:rsidRPr="00AF36C7">
        <w:rPr>
          <w:rFonts w:ascii="Abadi" w:hAnsi="Abadi"/>
          <w:spacing w:val="-20"/>
        </w:rPr>
        <w:t xml:space="preserve"> </w:t>
      </w:r>
      <w:r w:rsidRPr="00AF36C7">
        <w:rPr>
          <w:rFonts w:ascii="Abadi" w:hAnsi="Abadi"/>
          <w:spacing w:val="-2"/>
        </w:rPr>
        <w:t>development and</w:t>
      </w:r>
      <w:r w:rsidRPr="00AF36C7">
        <w:rPr>
          <w:rFonts w:ascii="Abadi" w:hAnsi="Abadi"/>
          <w:spacing w:val="-25"/>
        </w:rPr>
        <w:t xml:space="preserve"> </w:t>
      </w:r>
      <w:r w:rsidRPr="00AF36C7">
        <w:rPr>
          <w:rFonts w:ascii="Abadi" w:hAnsi="Abadi"/>
          <w:spacing w:val="-2"/>
        </w:rPr>
        <w:t>testing</w:t>
      </w:r>
      <w:r w:rsidRPr="00AF36C7">
        <w:rPr>
          <w:rFonts w:ascii="Abadi" w:hAnsi="Abadi"/>
          <w:spacing w:val="-25"/>
        </w:rPr>
        <w:t xml:space="preserve"> </w:t>
      </w:r>
      <w:r w:rsidRPr="00AF36C7">
        <w:rPr>
          <w:rFonts w:ascii="Abadi" w:hAnsi="Abadi"/>
          <w:spacing w:val="-2"/>
        </w:rPr>
        <w:t>process,</w:t>
      </w:r>
      <w:r w:rsidRPr="00AF36C7">
        <w:rPr>
          <w:rFonts w:ascii="Abadi" w:hAnsi="Abadi"/>
          <w:spacing w:val="-23"/>
        </w:rPr>
        <w:t xml:space="preserve"> </w:t>
      </w:r>
      <w:r w:rsidRPr="00AF36C7">
        <w:rPr>
          <w:rFonts w:ascii="Abadi" w:hAnsi="Abadi"/>
          <w:spacing w:val="-2"/>
        </w:rPr>
        <w:t>as</w:t>
      </w:r>
      <w:r w:rsidRPr="00AF36C7">
        <w:rPr>
          <w:rFonts w:ascii="Abadi" w:hAnsi="Abadi"/>
          <w:spacing w:val="-26"/>
        </w:rPr>
        <w:t xml:space="preserve"> </w:t>
      </w:r>
      <w:r w:rsidRPr="00AF36C7">
        <w:rPr>
          <w:rFonts w:ascii="Abadi" w:hAnsi="Abadi"/>
          <w:spacing w:val="-2"/>
        </w:rPr>
        <w:t>well</w:t>
      </w:r>
      <w:r w:rsidRPr="00AF36C7">
        <w:rPr>
          <w:rFonts w:ascii="Abadi" w:hAnsi="Abadi"/>
          <w:spacing w:val="-24"/>
        </w:rPr>
        <w:t xml:space="preserve"> </w:t>
      </w:r>
      <w:r w:rsidRPr="00AF36C7">
        <w:rPr>
          <w:rFonts w:ascii="Abadi" w:hAnsi="Abadi"/>
          <w:spacing w:val="-2"/>
        </w:rPr>
        <w:t>as</w:t>
      </w:r>
      <w:r w:rsidRPr="00AF36C7">
        <w:rPr>
          <w:rFonts w:ascii="Abadi" w:hAnsi="Abadi"/>
          <w:spacing w:val="-24"/>
        </w:rPr>
        <w:t xml:space="preserve"> </w:t>
      </w:r>
      <w:r w:rsidRPr="00AF36C7">
        <w:rPr>
          <w:rFonts w:ascii="Abadi" w:hAnsi="Abadi"/>
          <w:spacing w:val="-2"/>
        </w:rPr>
        <w:t>your</w:t>
      </w:r>
      <w:r w:rsidRPr="00AF36C7">
        <w:rPr>
          <w:rFonts w:ascii="Abadi" w:hAnsi="Abadi"/>
          <w:spacing w:val="-25"/>
        </w:rPr>
        <w:t xml:space="preserve"> </w:t>
      </w:r>
      <w:r w:rsidRPr="00AF36C7">
        <w:rPr>
          <w:rFonts w:ascii="Abadi" w:hAnsi="Abadi"/>
          <w:spacing w:val="-2"/>
        </w:rPr>
        <w:t>use</w:t>
      </w:r>
      <w:r w:rsidRPr="00AF36C7">
        <w:rPr>
          <w:rFonts w:ascii="Abadi" w:hAnsi="Abadi"/>
          <w:spacing w:val="-23"/>
        </w:rPr>
        <w:t xml:space="preserve"> </w:t>
      </w:r>
      <w:r w:rsidRPr="00AF36C7">
        <w:rPr>
          <w:rFonts w:ascii="Abadi" w:hAnsi="Abadi"/>
          <w:spacing w:val="-2"/>
        </w:rPr>
        <w:t>of</w:t>
      </w:r>
      <w:r w:rsidRPr="00AF36C7">
        <w:rPr>
          <w:rFonts w:ascii="Abadi" w:hAnsi="Abadi"/>
          <w:spacing w:val="-25"/>
        </w:rPr>
        <w:t xml:space="preserve"> </w:t>
      </w:r>
      <w:r w:rsidRPr="00AF36C7">
        <w:rPr>
          <w:rFonts w:ascii="Abadi" w:hAnsi="Abadi"/>
          <w:spacing w:val="-2"/>
        </w:rPr>
        <w:t>efficient</w:t>
      </w:r>
      <w:r w:rsidRPr="00AF36C7">
        <w:rPr>
          <w:rFonts w:ascii="Abadi" w:hAnsi="Abadi"/>
          <w:spacing w:val="-25"/>
        </w:rPr>
        <w:t xml:space="preserve"> </w:t>
      </w:r>
      <w:r w:rsidRPr="00AF36C7">
        <w:rPr>
          <w:rFonts w:ascii="Abadi" w:hAnsi="Abadi"/>
          <w:spacing w:val="-2"/>
        </w:rPr>
        <w:t>tools</w:t>
      </w:r>
      <w:r w:rsidRPr="00AF36C7">
        <w:rPr>
          <w:rFonts w:ascii="Abadi" w:hAnsi="Abadi"/>
          <w:spacing w:val="-24"/>
        </w:rPr>
        <w:t xml:space="preserve"> </w:t>
      </w:r>
      <w:r w:rsidRPr="00AF36C7">
        <w:rPr>
          <w:rFonts w:ascii="Abadi" w:hAnsi="Abadi"/>
          <w:spacing w:val="-2"/>
        </w:rPr>
        <w:t>and</w:t>
      </w:r>
      <w:r w:rsidRPr="00AF36C7">
        <w:rPr>
          <w:rFonts w:ascii="Abadi" w:hAnsi="Abadi"/>
          <w:spacing w:val="-22"/>
        </w:rPr>
        <w:t xml:space="preserve"> </w:t>
      </w:r>
      <w:r w:rsidRPr="00AF36C7">
        <w:rPr>
          <w:rFonts w:ascii="Abadi" w:hAnsi="Abadi"/>
          <w:spacing w:val="-2"/>
        </w:rPr>
        <w:t>techniques</w:t>
      </w:r>
      <w:r w:rsidRPr="00AF36C7">
        <w:rPr>
          <w:rFonts w:ascii="Abadi" w:hAnsi="Abadi"/>
          <w:spacing w:val="-23"/>
        </w:rPr>
        <w:t xml:space="preserve"> </w:t>
      </w:r>
      <w:r w:rsidRPr="00AF36C7">
        <w:rPr>
          <w:rFonts w:ascii="Abadi" w:hAnsi="Abadi"/>
          <w:spacing w:val="-2"/>
        </w:rPr>
        <w:t>in</w:t>
      </w:r>
      <w:r w:rsidRPr="00AF36C7">
        <w:rPr>
          <w:rFonts w:ascii="Abadi" w:hAnsi="Abadi"/>
          <w:spacing w:val="-26"/>
        </w:rPr>
        <w:t xml:space="preserve"> </w:t>
      </w:r>
      <w:r w:rsidRPr="00AF36C7">
        <w:rPr>
          <w:rFonts w:ascii="Abadi" w:hAnsi="Abadi"/>
          <w:spacing w:val="-2"/>
        </w:rPr>
        <w:t>producing</w:t>
      </w:r>
      <w:r w:rsidRPr="00AF36C7">
        <w:rPr>
          <w:rFonts w:ascii="Abadi" w:hAnsi="Abadi"/>
          <w:spacing w:val="-25"/>
        </w:rPr>
        <w:t xml:space="preserve"> </w:t>
      </w:r>
      <w:r w:rsidRPr="00AF36C7">
        <w:rPr>
          <w:rFonts w:ascii="Abadi" w:hAnsi="Abadi"/>
          <w:spacing w:val="-2"/>
        </w:rPr>
        <w:t>the</w:t>
      </w:r>
      <w:r w:rsidRPr="00AF36C7">
        <w:rPr>
          <w:rFonts w:ascii="Abadi" w:hAnsi="Abadi"/>
          <w:spacing w:val="-24"/>
        </w:rPr>
        <w:t xml:space="preserve"> </w:t>
      </w:r>
      <w:r w:rsidRPr="00AF36C7">
        <w:rPr>
          <w:rFonts w:ascii="Abadi" w:hAnsi="Abadi"/>
          <w:spacing w:val="-2"/>
        </w:rPr>
        <w:t>final</w:t>
      </w:r>
      <w:r w:rsidRPr="00AF36C7">
        <w:rPr>
          <w:rFonts w:ascii="Abadi" w:hAnsi="Abadi"/>
          <w:spacing w:val="-25"/>
        </w:rPr>
        <w:t xml:space="preserve"> </w:t>
      </w:r>
      <w:r w:rsidRPr="00AF36C7">
        <w:rPr>
          <w:rFonts w:ascii="Abadi" w:hAnsi="Abadi"/>
          <w:spacing w:val="-2"/>
        </w:rPr>
        <w:t>outcome.</w:t>
      </w:r>
    </w:p>
    <w:p w14:paraId="1DB09B6B" w14:textId="77777777" w:rsidR="00F65D28" w:rsidRPr="00AF36C7" w:rsidRDefault="00F65D28" w:rsidP="00AE4327">
      <w:pPr>
        <w:pStyle w:val="Title"/>
        <w:spacing w:before="156"/>
        <w:ind w:firstLine="360"/>
        <w:rPr>
          <w:rFonts w:ascii="Abadi" w:hAnsi="Abadi"/>
        </w:rPr>
      </w:pPr>
      <w:r w:rsidRPr="00AF36C7">
        <w:rPr>
          <w:rFonts w:ascii="Abadi" w:hAnsi="Abadi"/>
          <w:color w:val="4DA62D"/>
          <w:spacing w:val="-4"/>
        </w:rPr>
        <w:t>Task/</w:t>
      </w:r>
      <w:r w:rsidRPr="00AF36C7">
        <w:rPr>
          <w:rFonts w:ascii="Abadi" w:hAnsi="Abadi"/>
          <w:color w:val="4DA62D"/>
          <w:spacing w:val="-27"/>
        </w:rPr>
        <w:t xml:space="preserve"> </w:t>
      </w:r>
      <w:r w:rsidRPr="00AF36C7">
        <w:rPr>
          <w:rFonts w:ascii="Abadi" w:hAnsi="Abadi"/>
          <w:color w:val="4DA62D"/>
          <w:spacing w:val="-4"/>
        </w:rPr>
        <w:t>Hei</w:t>
      </w:r>
      <w:r w:rsidRPr="00AF36C7">
        <w:rPr>
          <w:rFonts w:ascii="Abadi" w:hAnsi="Abadi"/>
          <w:color w:val="4DA62D"/>
          <w:spacing w:val="-23"/>
        </w:rPr>
        <w:t xml:space="preserve"> </w:t>
      </w:r>
      <w:r w:rsidRPr="00AF36C7">
        <w:rPr>
          <w:rFonts w:ascii="Abadi" w:hAnsi="Abadi"/>
          <w:color w:val="4DA62D"/>
          <w:spacing w:val="-4"/>
        </w:rPr>
        <w:t>Mahi</w:t>
      </w:r>
    </w:p>
    <w:p w14:paraId="1B471CCF" w14:textId="77777777" w:rsidR="00F65D28" w:rsidRPr="00AF36C7" w:rsidRDefault="00F65D28" w:rsidP="00F65D28">
      <w:pPr>
        <w:pStyle w:val="BodyText"/>
        <w:spacing w:before="241" w:line="504" w:lineRule="auto"/>
        <w:ind w:left="360" w:right="356"/>
        <w:jc w:val="both"/>
        <w:rPr>
          <w:rFonts w:ascii="Abadi" w:hAnsi="Abadi"/>
        </w:rPr>
      </w:pPr>
      <w:r w:rsidRPr="00AF36C7">
        <w:rPr>
          <w:rFonts w:ascii="Abadi" w:hAnsi="Abadi"/>
        </w:rPr>
        <w:t xml:space="preserve">You are tasked with creating a multi-page website on a theme that you care about, such as the </w:t>
      </w:r>
      <w:r w:rsidRPr="00AF36C7">
        <w:rPr>
          <w:rFonts w:ascii="Abadi" w:hAnsi="Abadi"/>
          <w:spacing w:val="-2"/>
        </w:rPr>
        <w:t>environment,</w:t>
      </w:r>
      <w:r w:rsidRPr="00AF36C7">
        <w:rPr>
          <w:rFonts w:ascii="Abadi" w:hAnsi="Abadi"/>
          <w:spacing w:val="-9"/>
        </w:rPr>
        <w:t xml:space="preserve"> </w:t>
      </w:r>
      <w:r w:rsidRPr="00AF36C7">
        <w:rPr>
          <w:rFonts w:ascii="Abadi" w:hAnsi="Abadi"/>
          <w:spacing w:val="-2"/>
        </w:rPr>
        <w:t>youth</w:t>
      </w:r>
      <w:r w:rsidRPr="00AF36C7">
        <w:rPr>
          <w:rFonts w:ascii="Abadi" w:hAnsi="Abadi"/>
          <w:spacing w:val="-11"/>
        </w:rPr>
        <w:t xml:space="preserve"> </w:t>
      </w:r>
      <w:r w:rsidRPr="00AF36C7">
        <w:rPr>
          <w:rFonts w:ascii="Abadi" w:hAnsi="Abadi"/>
          <w:spacing w:val="-2"/>
        </w:rPr>
        <w:t>mental</w:t>
      </w:r>
      <w:r w:rsidRPr="00AF36C7">
        <w:rPr>
          <w:rFonts w:ascii="Abadi" w:hAnsi="Abadi"/>
          <w:spacing w:val="-12"/>
        </w:rPr>
        <w:t xml:space="preserve"> </w:t>
      </w:r>
      <w:r w:rsidRPr="00AF36C7">
        <w:rPr>
          <w:rFonts w:ascii="Abadi" w:hAnsi="Abadi"/>
          <w:spacing w:val="-2"/>
        </w:rPr>
        <w:t>health,</w:t>
      </w:r>
      <w:r w:rsidRPr="00AF36C7">
        <w:rPr>
          <w:rFonts w:ascii="Abadi" w:hAnsi="Abadi"/>
          <w:spacing w:val="-9"/>
        </w:rPr>
        <w:t xml:space="preserve"> </w:t>
      </w:r>
      <w:r w:rsidRPr="00AF36C7">
        <w:rPr>
          <w:rFonts w:ascii="Abadi" w:hAnsi="Abadi"/>
          <w:spacing w:val="-2"/>
        </w:rPr>
        <w:t>developing</w:t>
      </w:r>
      <w:r w:rsidRPr="00AF36C7">
        <w:rPr>
          <w:rFonts w:ascii="Abadi" w:hAnsi="Abadi"/>
          <w:spacing w:val="-12"/>
        </w:rPr>
        <w:t xml:space="preserve"> </w:t>
      </w:r>
      <w:r w:rsidRPr="00AF36C7">
        <w:rPr>
          <w:rFonts w:ascii="Abadi" w:hAnsi="Abadi"/>
          <w:spacing w:val="-2"/>
        </w:rPr>
        <w:t>safer</w:t>
      </w:r>
      <w:r w:rsidRPr="00AF36C7">
        <w:rPr>
          <w:rFonts w:ascii="Abadi" w:hAnsi="Abadi"/>
          <w:spacing w:val="-11"/>
        </w:rPr>
        <w:t xml:space="preserve"> </w:t>
      </w:r>
      <w:r w:rsidRPr="00AF36C7">
        <w:rPr>
          <w:rFonts w:ascii="Abadi" w:hAnsi="Abadi"/>
          <w:spacing w:val="-2"/>
        </w:rPr>
        <w:t>communities,</w:t>
      </w:r>
      <w:r w:rsidRPr="00AF36C7">
        <w:rPr>
          <w:rFonts w:ascii="Abadi" w:hAnsi="Abadi"/>
          <w:spacing w:val="-9"/>
        </w:rPr>
        <w:t xml:space="preserve"> </w:t>
      </w:r>
      <w:r w:rsidRPr="00AF36C7">
        <w:rPr>
          <w:rFonts w:ascii="Abadi" w:hAnsi="Abadi"/>
          <w:spacing w:val="-2"/>
        </w:rPr>
        <w:t>careers,</w:t>
      </w:r>
      <w:r w:rsidRPr="00AF36C7">
        <w:rPr>
          <w:rFonts w:ascii="Abadi" w:hAnsi="Abadi"/>
          <w:spacing w:val="-11"/>
        </w:rPr>
        <w:t xml:space="preserve"> </w:t>
      </w:r>
      <w:r w:rsidRPr="00AF36C7">
        <w:rPr>
          <w:rFonts w:ascii="Abadi" w:hAnsi="Abadi"/>
          <w:spacing w:val="-2"/>
        </w:rPr>
        <w:t>culture,</w:t>
      </w:r>
      <w:r w:rsidRPr="00AF36C7">
        <w:rPr>
          <w:rFonts w:ascii="Abadi" w:hAnsi="Abadi"/>
          <w:spacing w:val="-11"/>
        </w:rPr>
        <w:t xml:space="preserve"> </w:t>
      </w:r>
      <w:r w:rsidRPr="00AF36C7">
        <w:rPr>
          <w:rFonts w:ascii="Abadi" w:hAnsi="Abadi"/>
          <w:spacing w:val="-2"/>
        </w:rPr>
        <w:t>and</w:t>
      </w:r>
      <w:r w:rsidRPr="00AF36C7">
        <w:rPr>
          <w:rFonts w:ascii="Abadi" w:hAnsi="Abadi"/>
          <w:spacing w:val="-12"/>
        </w:rPr>
        <w:t xml:space="preserve"> </w:t>
      </w:r>
      <w:r w:rsidRPr="00AF36C7">
        <w:rPr>
          <w:rFonts w:ascii="Abadi" w:hAnsi="Abadi"/>
          <w:spacing w:val="-2"/>
        </w:rPr>
        <w:t>heritage.</w:t>
      </w:r>
      <w:r w:rsidRPr="00AF36C7">
        <w:rPr>
          <w:rFonts w:ascii="Abadi" w:hAnsi="Abadi"/>
          <w:spacing w:val="-3"/>
        </w:rPr>
        <w:t xml:space="preserve"> </w:t>
      </w:r>
      <w:r w:rsidRPr="00AF36C7">
        <w:rPr>
          <w:rFonts w:ascii="Abadi" w:hAnsi="Abadi"/>
          <w:spacing w:val="-2"/>
        </w:rPr>
        <w:t xml:space="preserve">The </w:t>
      </w:r>
      <w:r w:rsidRPr="00AF36C7">
        <w:rPr>
          <w:rFonts w:ascii="Abadi" w:hAnsi="Abadi"/>
        </w:rPr>
        <w:t>website must include a well-designed homepage, multiple pages with relevant content, and follow website</w:t>
      </w:r>
      <w:r w:rsidRPr="00AF36C7">
        <w:rPr>
          <w:rFonts w:ascii="Abadi" w:hAnsi="Abadi"/>
          <w:spacing w:val="-19"/>
        </w:rPr>
        <w:t xml:space="preserve"> </w:t>
      </w:r>
      <w:r w:rsidRPr="00AF36C7">
        <w:rPr>
          <w:rFonts w:ascii="Abadi" w:hAnsi="Abadi"/>
        </w:rPr>
        <w:t>design</w:t>
      </w:r>
      <w:r w:rsidRPr="00AF36C7">
        <w:rPr>
          <w:rFonts w:ascii="Abadi" w:hAnsi="Abadi"/>
          <w:spacing w:val="-18"/>
        </w:rPr>
        <w:t xml:space="preserve"> </w:t>
      </w:r>
      <w:r w:rsidRPr="00AF36C7">
        <w:rPr>
          <w:rFonts w:ascii="Abadi" w:hAnsi="Abadi"/>
        </w:rPr>
        <w:t>conventions</w:t>
      </w:r>
      <w:r w:rsidRPr="00AF36C7">
        <w:rPr>
          <w:rFonts w:ascii="Abadi" w:hAnsi="Abadi"/>
          <w:spacing w:val="-18"/>
        </w:rPr>
        <w:t xml:space="preserve"> </w:t>
      </w:r>
      <w:r w:rsidRPr="00AF36C7">
        <w:rPr>
          <w:rFonts w:ascii="Abadi" w:hAnsi="Abadi"/>
        </w:rPr>
        <w:t>for</w:t>
      </w:r>
      <w:r w:rsidRPr="00AF36C7">
        <w:rPr>
          <w:rFonts w:ascii="Abadi" w:hAnsi="Abadi"/>
          <w:spacing w:val="-18"/>
        </w:rPr>
        <w:t xml:space="preserve"> </w:t>
      </w:r>
      <w:r w:rsidRPr="00AF36C7">
        <w:rPr>
          <w:rFonts w:ascii="Abadi" w:hAnsi="Abadi"/>
        </w:rPr>
        <w:t>readability</w:t>
      </w:r>
      <w:r w:rsidRPr="00AF36C7">
        <w:rPr>
          <w:rFonts w:ascii="Abadi" w:hAnsi="Abadi"/>
          <w:spacing w:val="-18"/>
        </w:rPr>
        <w:t xml:space="preserve"> </w:t>
      </w:r>
      <w:r w:rsidRPr="00AF36C7">
        <w:rPr>
          <w:rFonts w:ascii="Abadi" w:hAnsi="Abadi"/>
        </w:rPr>
        <w:t>and</w:t>
      </w:r>
      <w:r w:rsidRPr="00AF36C7">
        <w:rPr>
          <w:rFonts w:ascii="Abadi" w:hAnsi="Abadi"/>
          <w:spacing w:val="-18"/>
        </w:rPr>
        <w:t xml:space="preserve"> </w:t>
      </w:r>
      <w:r w:rsidRPr="00AF36C7">
        <w:rPr>
          <w:rFonts w:ascii="Abadi" w:hAnsi="Abadi"/>
        </w:rPr>
        <w:t>navigation.</w:t>
      </w:r>
      <w:r w:rsidRPr="00AF36C7">
        <w:rPr>
          <w:rFonts w:ascii="Abadi" w:hAnsi="Abadi"/>
          <w:spacing w:val="-18"/>
        </w:rPr>
        <w:t xml:space="preserve"> </w:t>
      </w:r>
      <w:r w:rsidRPr="00AF36C7">
        <w:rPr>
          <w:rFonts w:ascii="Abadi" w:hAnsi="Abadi"/>
        </w:rPr>
        <w:t>You</w:t>
      </w:r>
      <w:r w:rsidRPr="00AF36C7">
        <w:rPr>
          <w:rFonts w:ascii="Abadi" w:hAnsi="Abadi"/>
          <w:spacing w:val="-18"/>
        </w:rPr>
        <w:t xml:space="preserve"> </w:t>
      </w:r>
      <w:r w:rsidRPr="00AF36C7">
        <w:rPr>
          <w:rFonts w:ascii="Abadi" w:hAnsi="Abadi"/>
        </w:rPr>
        <w:t>will</w:t>
      </w:r>
      <w:r w:rsidRPr="00AF36C7">
        <w:rPr>
          <w:rFonts w:ascii="Abadi" w:hAnsi="Abadi"/>
          <w:spacing w:val="-18"/>
        </w:rPr>
        <w:t xml:space="preserve"> </w:t>
      </w:r>
      <w:r w:rsidRPr="00AF36C7">
        <w:rPr>
          <w:rFonts w:ascii="Abadi" w:hAnsi="Abadi"/>
        </w:rPr>
        <w:t>use</w:t>
      </w:r>
      <w:r w:rsidRPr="00AF36C7">
        <w:rPr>
          <w:rFonts w:ascii="Abadi" w:hAnsi="Abadi"/>
          <w:spacing w:val="-18"/>
        </w:rPr>
        <w:t xml:space="preserve"> </w:t>
      </w:r>
      <w:r w:rsidRPr="00AF36C7">
        <w:rPr>
          <w:rFonts w:ascii="Abadi" w:hAnsi="Abadi"/>
        </w:rPr>
        <w:t>complex</w:t>
      </w:r>
      <w:r w:rsidRPr="00AF36C7">
        <w:rPr>
          <w:rFonts w:ascii="Abadi" w:hAnsi="Abadi"/>
          <w:spacing w:val="-18"/>
        </w:rPr>
        <w:t xml:space="preserve"> </w:t>
      </w:r>
      <w:r w:rsidRPr="00AF36C7">
        <w:rPr>
          <w:rFonts w:ascii="Abadi" w:hAnsi="Abadi"/>
        </w:rPr>
        <w:t>tools</w:t>
      </w:r>
      <w:r w:rsidRPr="00AF36C7">
        <w:rPr>
          <w:rFonts w:ascii="Abadi" w:hAnsi="Abadi"/>
          <w:spacing w:val="-18"/>
        </w:rPr>
        <w:t xml:space="preserve"> </w:t>
      </w:r>
      <w:r w:rsidRPr="00AF36C7">
        <w:rPr>
          <w:rFonts w:ascii="Abadi" w:hAnsi="Abadi"/>
        </w:rPr>
        <w:t>and</w:t>
      </w:r>
      <w:r w:rsidRPr="00AF36C7">
        <w:rPr>
          <w:rFonts w:ascii="Abadi" w:hAnsi="Abadi"/>
          <w:spacing w:val="-18"/>
        </w:rPr>
        <w:t xml:space="preserve"> </w:t>
      </w:r>
      <w:r w:rsidRPr="00AF36C7">
        <w:rPr>
          <w:rFonts w:ascii="Abadi" w:hAnsi="Abadi"/>
        </w:rPr>
        <w:t xml:space="preserve">techniques, </w:t>
      </w:r>
      <w:r w:rsidRPr="00AF36C7">
        <w:rPr>
          <w:rFonts w:ascii="Abadi" w:hAnsi="Abadi"/>
          <w:spacing w:val="-4"/>
        </w:rPr>
        <w:t>such</w:t>
      </w:r>
      <w:r w:rsidRPr="00AF36C7">
        <w:rPr>
          <w:rFonts w:ascii="Abadi" w:hAnsi="Abadi"/>
          <w:spacing w:val="-10"/>
        </w:rPr>
        <w:t xml:space="preserve"> </w:t>
      </w:r>
      <w:r w:rsidRPr="00AF36C7">
        <w:rPr>
          <w:rFonts w:ascii="Abadi" w:hAnsi="Abadi"/>
          <w:spacing w:val="-4"/>
        </w:rPr>
        <w:t>as</w:t>
      </w:r>
      <w:r w:rsidRPr="00AF36C7">
        <w:rPr>
          <w:rFonts w:ascii="Abadi" w:hAnsi="Abadi"/>
          <w:spacing w:val="-9"/>
        </w:rPr>
        <w:t xml:space="preserve"> </w:t>
      </w:r>
      <w:r w:rsidRPr="00AF36C7">
        <w:rPr>
          <w:rFonts w:ascii="Abadi" w:hAnsi="Abadi"/>
          <w:spacing w:val="-4"/>
        </w:rPr>
        <w:t>custom</w:t>
      </w:r>
      <w:r w:rsidRPr="00AF36C7">
        <w:rPr>
          <w:rFonts w:ascii="Abadi" w:hAnsi="Abadi"/>
          <w:spacing w:val="-11"/>
        </w:rPr>
        <w:t xml:space="preserve"> </w:t>
      </w:r>
      <w:r w:rsidRPr="00AF36C7">
        <w:rPr>
          <w:rFonts w:ascii="Abadi" w:hAnsi="Abadi"/>
          <w:spacing w:val="-4"/>
        </w:rPr>
        <w:t>code</w:t>
      </w:r>
      <w:r w:rsidRPr="00AF36C7">
        <w:rPr>
          <w:rFonts w:ascii="Abadi" w:hAnsi="Abadi"/>
          <w:spacing w:val="-10"/>
        </w:rPr>
        <w:t xml:space="preserve"> </w:t>
      </w:r>
      <w:r w:rsidRPr="00AF36C7">
        <w:rPr>
          <w:rFonts w:ascii="Abadi" w:hAnsi="Abadi"/>
          <w:spacing w:val="-4"/>
        </w:rPr>
        <w:t>or</w:t>
      </w:r>
      <w:r w:rsidRPr="00AF36C7">
        <w:rPr>
          <w:rFonts w:ascii="Abadi" w:hAnsi="Abadi"/>
          <w:spacing w:val="-11"/>
        </w:rPr>
        <w:t xml:space="preserve"> </w:t>
      </w:r>
      <w:r w:rsidRPr="00AF36C7">
        <w:rPr>
          <w:rFonts w:ascii="Abadi" w:hAnsi="Abadi"/>
          <w:spacing w:val="-4"/>
        </w:rPr>
        <w:t>third-party</w:t>
      </w:r>
      <w:r w:rsidRPr="00AF36C7">
        <w:rPr>
          <w:rFonts w:ascii="Abadi" w:hAnsi="Abadi"/>
          <w:spacing w:val="-9"/>
        </w:rPr>
        <w:t xml:space="preserve"> </w:t>
      </w:r>
      <w:r w:rsidRPr="00AF36C7">
        <w:rPr>
          <w:rFonts w:ascii="Abadi" w:hAnsi="Abadi"/>
          <w:spacing w:val="-4"/>
        </w:rPr>
        <w:t>libraries,</w:t>
      </w:r>
      <w:r w:rsidRPr="00AF36C7">
        <w:rPr>
          <w:rFonts w:ascii="Abadi" w:hAnsi="Abadi"/>
          <w:spacing w:val="-9"/>
        </w:rPr>
        <w:t xml:space="preserve"> </w:t>
      </w:r>
      <w:r w:rsidRPr="00AF36C7">
        <w:rPr>
          <w:rFonts w:ascii="Abadi" w:hAnsi="Abadi"/>
          <w:spacing w:val="-4"/>
        </w:rPr>
        <w:t>while</w:t>
      </w:r>
      <w:r w:rsidRPr="00AF36C7">
        <w:rPr>
          <w:rFonts w:ascii="Abadi" w:hAnsi="Abadi"/>
          <w:spacing w:val="-9"/>
        </w:rPr>
        <w:t xml:space="preserve"> </w:t>
      </w:r>
      <w:r w:rsidRPr="00AF36C7">
        <w:rPr>
          <w:rFonts w:ascii="Abadi" w:hAnsi="Abadi"/>
          <w:spacing w:val="-4"/>
        </w:rPr>
        <w:t>ensuring</w:t>
      </w:r>
      <w:r w:rsidRPr="00AF36C7">
        <w:rPr>
          <w:rFonts w:ascii="Abadi" w:hAnsi="Abadi"/>
          <w:spacing w:val="-7"/>
        </w:rPr>
        <w:t xml:space="preserve"> </w:t>
      </w:r>
      <w:r w:rsidRPr="00AF36C7">
        <w:rPr>
          <w:rFonts w:ascii="Abadi" w:hAnsi="Abadi"/>
          <w:spacing w:val="-4"/>
        </w:rPr>
        <w:t>the</w:t>
      </w:r>
      <w:r w:rsidRPr="00AF36C7">
        <w:rPr>
          <w:rFonts w:ascii="Abadi" w:hAnsi="Abadi"/>
          <w:spacing w:val="-9"/>
        </w:rPr>
        <w:t xml:space="preserve"> </w:t>
      </w:r>
      <w:r w:rsidRPr="00AF36C7">
        <w:rPr>
          <w:rFonts w:ascii="Abadi" w:hAnsi="Abadi"/>
          <w:spacing w:val="-4"/>
        </w:rPr>
        <w:t>site</w:t>
      </w:r>
      <w:r w:rsidRPr="00AF36C7">
        <w:rPr>
          <w:rFonts w:ascii="Abadi" w:hAnsi="Abadi"/>
          <w:spacing w:val="-10"/>
        </w:rPr>
        <w:t xml:space="preserve"> </w:t>
      </w:r>
      <w:r w:rsidRPr="00AF36C7">
        <w:rPr>
          <w:rFonts w:ascii="Abadi" w:hAnsi="Abadi"/>
          <w:spacing w:val="-4"/>
        </w:rPr>
        <w:t>is</w:t>
      </w:r>
      <w:r w:rsidRPr="00AF36C7">
        <w:rPr>
          <w:rFonts w:ascii="Abadi" w:hAnsi="Abadi"/>
          <w:spacing w:val="-5"/>
        </w:rPr>
        <w:t xml:space="preserve"> </w:t>
      </w:r>
      <w:r w:rsidRPr="00AF36C7">
        <w:rPr>
          <w:rFonts w:ascii="Abadi" w:hAnsi="Abadi"/>
          <w:spacing w:val="-4"/>
        </w:rPr>
        <w:t>responsive</w:t>
      </w:r>
      <w:r w:rsidRPr="00AF36C7">
        <w:rPr>
          <w:rFonts w:ascii="Abadi" w:hAnsi="Abadi"/>
          <w:spacing w:val="-9"/>
        </w:rPr>
        <w:t xml:space="preserve"> </w:t>
      </w:r>
      <w:r w:rsidRPr="00AF36C7">
        <w:rPr>
          <w:rFonts w:ascii="Abadi" w:hAnsi="Abadi"/>
          <w:spacing w:val="-4"/>
        </w:rPr>
        <w:t>and</w:t>
      </w:r>
      <w:r w:rsidRPr="00AF36C7">
        <w:rPr>
          <w:rFonts w:ascii="Abadi" w:hAnsi="Abadi"/>
          <w:spacing w:val="-10"/>
        </w:rPr>
        <w:t xml:space="preserve"> </w:t>
      </w:r>
      <w:r w:rsidRPr="00AF36C7">
        <w:rPr>
          <w:rFonts w:ascii="Abadi" w:hAnsi="Abadi"/>
          <w:spacing w:val="-4"/>
        </w:rPr>
        <w:t>optimized</w:t>
      </w:r>
      <w:r w:rsidRPr="00AF36C7">
        <w:rPr>
          <w:rFonts w:ascii="Abadi" w:hAnsi="Abadi"/>
          <w:spacing w:val="-9"/>
        </w:rPr>
        <w:t xml:space="preserve"> </w:t>
      </w:r>
      <w:r w:rsidRPr="00AF36C7">
        <w:rPr>
          <w:rFonts w:ascii="Abadi" w:hAnsi="Abadi"/>
          <w:spacing w:val="-4"/>
        </w:rPr>
        <w:t>for</w:t>
      </w:r>
      <w:r w:rsidRPr="00AF36C7">
        <w:rPr>
          <w:rFonts w:ascii="Abadi" w:hAnsi="Abadi"/>
          <w:spacing w:val="-9"/>
        </w:rPr>
        <w:t xml:space="preserve"> </w:t>
      </w:r>
      <w:r w:rsidRPr="00AF36C7">
        <w:rPr>
          <w:rFonts w:ascii="Abadi" w:hAnsi="Abadi"/>
          <w:spacing w:val="-4"/>
        </w:rPr>
        <w:t xml:space="preserve">web </w:t>
      </w:r>
      <w:r w:rsidRPr="00AF36C7">
        <w:rPr>
          <w:rFonts w:ascii="Abadi" w:hAnsi="Abadi"/>
          <w:spacing w:val="-2"/>
        </w:rPr>
        <w:t>use.</w:t>
      </w:r>
      <w:r w:rsidRPr="00AF36C7">
        <w:rPr>
          <w:rFonts w:ascii="Abadi" w:hAnsi="Abadi"/>
          <w:spacing w:val="-17"/>
        </w:rPr>
        <w:t xml:space="preserve"> </w:t>
      </w:r>
      <w:r w:rsidRPr="00AF36C7">
        <w:rPr>
          <w:rFonts w:ascii="Abadi" w:hAnsi="Abadi"/>
          <w:spacing w:val="-2"/>
        </w:rPr>
        <w:t>Throughout</w:t>
      </w:r>
      <w:r w:rsidRPr="00AF36C7">
        <w:rPr>
          <w:rFonts w:ascii="Abadi" w:hAnsi="Abadi"/>
          <w:spacing w:val="-16"/>
        </w:rPr>
        <w:t xml:space="preserve"> </w:t>
      </w:r>
      <w:r w:rsidRPr="00AF36C7">
        <w:rPr>
          <w:rFonts w:ascii="Abadi" w:hAnsi="Abadi"/>
          <w:spacing w:val="-2"/>
        </w:rPr>
        <w:t>the</w:t>
      </w:r>
      <w:r w:rsidRPr="00AF36C7">
        <w:rPr>
          <w:rFonts w:ascii="Abadi" w:hAnsi="Abadi"/>
          <w:spacing w:val="-16"/>
        </w:rPr>
        <w:t xml:space="preserve"> </w:t>
      </w:r>
      <w:r w:rsidRPr="00AF36C7">
        <w:rPr>
          <w:rFonts w:ascii="Abadi" w:hAnsi="Abadi"/>
          <w:spacing w:val="-2"/>
        </w:rPr>
        <w:t>process,</w:t>
      </w:r>
      <w:r w:rsidRPr="00AF36C7">
        <w:rPr>
          <w:rFonts w:ascii="Abadi" w:hAnsi="Abadi"/>
          <w:spacing w:val="-16"/>
        </w:rPr>
        <w:t xml:space="preserve"> </w:t>
      </w:r>
      <w:r w:rsidRPr="00AF36C7">
        <w:rPr>
          <w:rFonts w:ascii="Abadi" w:hAnsi="Abadi"/>
          <w:spacing w:val="-2"/>
        </w:rPr>
        <w:t>you</w:t>
      </w:r>
      <w:r w:rsidRPr="00AF36C7">
        <w:rPr>
          <w:rFonts w:ascii="Abadi" w:hAnsi="Abadi"/>
          <w:spacing w:val="-16"/>
        </w:rPr>
        <w:t xml:space="preserve"> </w:t>
      </w:r>
      <w:r w:rsidRPr="00AF36C7">
        <w:rPr>
          <w:rFonts w:ascii="Abadi" w:hAnsi="Abadi"/>
          <w:spacing w:val="-2"/>
        </w:rPr>
        <w:t>must</w:t>
      </w:r>
      <w:r w:rsidRPr="00AF36C7">
        <w:rPr>
          <w:rFonts w:ascii="Abadi" w:hAnsi="Abadi"/>
          <w:spacing w:val="-16"/>
        </w:rPr>
        <w:t xml:space="preserve"> </w:t>
      </w:r>
      <w:r w:rsidRPr="00AF36C7">
        <w:rPr>
          <w:rFonts w:ascii="Abadi" w:hAnsi="Abadi"/>
          <w:spacing w:val="-2"/>
        </w:rPr>
        <w:t>identify</w:t>
      </w:r>
      <w:r w:rsidRPr="00AF36C7">
        <w:rPr>
          <w:rFonts w:ascii="Abadi" w:hAnsi="Abadi"/>
          <w:spacing w:val="-16"/>
        </w:rPr>
        <w:t xml:space="preserve"> </w:t>
      </w:r>
      <w:r w:rsidRPr="00AF36C7">
        <w:rPr>
          <w:rFonts w:ascii="Abadi" w:hAnsi="Abadi"/>
          <w:spacing w:val="-2"/>
        </w:rPr>
        <w:t>the</w:t>
      </w:r>
      <w:r w:rsidRPr="00AF36C7">
        <w:rPr>
          <w:rFonts w:ascii="Abadi" w:hAnsi="Abadi"/>
          <w:spacing w:val="-16"/>
        </w:rPr>
        <w:t xml:space="preserve"> </w:t>
      </w:r>
      <w:r w:rsidRPr="00AF36C7">
        <w:rPr>
          <w:rFonts w:ascii="Abadi" w:hAnsi="Abadi"/>
          <w:spacing w:val="-2"/>
        </w:rPr>
        <w:t>purpose</w:t>
      </w:r>
      <w:r w:rsidRPr="00AF36C7">
        <w:rPr>
          <w:rFonts w:ascii="Abadi" w:hAnsi="Abadi"/>
          <w:spacing w:val="-16"/>
        </w:rPr>
        <w:t xml:space="preserve"> </w:t>
      </w:r>
      <w:r w:rsidRPr="00AF36C7">
        <w:rPr>
          <w:rFonts w:ascii="Abadi" w:hAnsi="Abadi"/>
          <w:spacing w:val="-2"/>
        </w:rPr>
        <w:t>and</w:t>
      </w:r>
      <w:r w:rsidRPr="00AF36C7">
        <w:rPr>
          <w:rFonts w:ascii="Abadi" w:hAnsi="Abadi"/>
          <w:spacing w:val="-16"/>
        </w:rPr>
        <w:t xml:space="preserve"> </w:t>
      </w:r>
      <w:r w:rsidRPr="00AF36C7">
        <w:rPr>
          <w:rFonts w:ascii="Abadi" w:hAnsi="Abadi"/>
          <w:spacing w:val="-2"/>
        </w:rPr>
        <w:t>target</w:t>
      </w:r>
      <w:r w:rsidRPr="00AF36C7">
        <w:rPr>
          <w:rFonts w:ascii="Abadi" w:hAnsi="Abadi"/>
          <w:spacing w:val="-16"/>
        </w:rPr>
        <w:t xml:space="preserve"> </w:t>
      </w:r>
      <w:r w:rsidRPr="00AF36C7">
        <w:rPr>
          <w:rFonts w:ascii="Abadi" w:hAnsi="Abadi"/>
          <w:spacing w:val="-2"/>
        </w:rPr>
        <w:t>users,</w:t>
      </w:r>
      <w:r w:rsidRPr="00AF36C7">
        <w:rPr>
          <w:rFonts w:ascii="Abadi" w:hAnsi="Abadi"/>
          <w:spacing w:val="-16"/>
        </w:rPr>
        <w:t xml:space="preserve"> </w:t>
      </w:r>
      <w:r w:rsidRPr="00AF36C7">
        <w:rPr>
          <w:rFonts w:ascii="Abadi" w:hAnsi="Abadi"/>
          <w:spacing w:val="-2"/>
        </w:rPr>
        <w:t>apply</w:t>
      </w:r>
      <w:r w:rsidRPr="00AF36C7">
        <w:rPr>
          <w:rFonts w:ascii="Abadi" w:hAnsi="Abadi"/>
          <w:spacing w:val="-16"/>
        </w:rPr>
        <w:t xml:space="preserve"> </w:t>
      </w:r>
      <w:r w:rsidRPr="00AF36C7">
        <w:rPr>
          <w:rFonts w:ascii="Abadi" w:hAnsi="Abadi"/>
          <w:spacing w:val="-2"/>
        </w:rPr>
        <w:t>testing</w:t>
      </w:r>
      <w:r w:rsidRPr="00AF36C7">
        <w:rPr>
          <w:rFonts w:ascii="Abadi" w:hAnsi="Abadi"/>
          <w:spacing w:val="-17"/>
        </w:rPr>
        <w:t xml:space="preserve"> </w:t>
      </w:r>
      <w:r w:rsidRPr="00AF36C7">
        <w:rPr>
          <w:rFonts w:ascii="Abadi" w:hAnsi="Abadi"/>
          <w:spacing w:val="-2"/>
        </w:rPr>
        <w:t xml:space="preserve">procedures, </w:t>
      </w:r>
      <w:r w:rsidRPr="00AF36C7">
        <w:rPr>
          <w:rFonts w:ascii="Abadi" w:hAnsi="Abadi"/>
          <w:spacing w:val="-4"/>
        </w:rPr>
        <w:t>and</w:t>
      </w:r>
      <w:r w:rsidRPr="00AF36C7">
        <w:rPr>
          <w:rFonts w:ascii="Abadi" w:hAnsi="Abadi"/>
          <w:spacing w:val="-12"/>
        </w:rPr>
        <w:t xml:space="preserve"> </w:t>
      </w:r>
      <w:r w:rsidRPr="00AF36C7">
        <w:rPr>
          <w:rFonts w:ascii="Abadi" w:hAnsi="Abadi"/>
          <w:spacing w:val="-4"/>
        </w:rPr>
        <w:t>iteratively</w:t>
      </w:r>
      <w:r w:rsidRPr="00AF36C7">
        <w:rPr>
          <w:rFonts w:ascii="Abadi" w:hAnsi="Abadi"/>
          <w:spacing w:val="-11"/>
        </w:rPr>
        <w:t xml:space="preserve"> </w:t>
      </w:r>
      <w:r w:rsidRPr="00AF36C7">
        <w:rPr>
          <w:rFonts w:ascii="Abadi" w:hAnsi="Abadi"/>
          <w:spacing w:val="-4"/>
        </w:rPr>
        <w:t>improve</w:t>
      </w:r>
      <w:r w:rsidRPr="00AF36C7">
        <w:rPr>
          <w:rFonts w:ascii="Abadi" w:hAnsi="Abadi"/>
          <w:spacing w:val="-8"/>
        </w:rPr>
        <w:t xml:space="preserve"> </w:t>
      </w:r>
      <w:r w:rsidRPr="00AF36C7">
        <w:rPr>
          <w:rFonts w:ascii="Abadi" w:hAnsi="Abadi"/>
          <w:spacing w:val="-4"/>
        </w:rPr>
        <w:t>the</w:t>
      </w:r>
      <w:r w:rsidRPr="00AF36C7">
        <w:rPr>
          <w:rFonts w:ascii="Abadi" w:hAnsi="Abadi"/>
          <w:spacing w:val="-10"/>
        </w:rPr>
        <w:t xml:space="preserve"> </w:t>
      </w:r>
      <w:r w:rsidRPr="00AF36C7">
        <w:rPr>
          <w:rFonts w:ascii="Abadi" w:hAnsi="Abadi"/>
          <w:spacing w:val="-4"/>
        </w:rPr>
        <w:t>site</w:t>
      </w:r>
      <w:r w:rsidRPr="00AF36C7">
        <w:rPr>
          <w:rFonts w:ascii="Abadi" w:hAnsi="Abadi"/>
          <w:spacing w:val="-11"/>
        </w:rPr>
        <w:t xml:space="preserve"> </w:t>
      </w:r>
      <w:r w:rsidRPr="00AF36C7">
        <w:rPr>
          <w:rFonts w:ascii="Abadi" w:hAnsi="Abadi"/>
          <w:spacing w:val="-4"/>
        </w:rPr>
        <w:t>based</w:t>
      </w:r>
      <w:r w:rsidRPr="00AF36C7">
        <w:rPr>
          <w:rFonts w:ascii="Abadi" w:hAnsi="Abadi"/>
          <w:spacing w:val="-11"/>
        </w:rPr>
        <w:t xml:space="preserve"> </w:t>
      </w:r>
      <w:r w:rsidRPr="00AF36C7">
        <w:rPr>
          <w:rFonts w:ascii="Abadi" w:hAnsi="Abadi"/>
          <w:spacing w:val="-4"/>
        </w:rPr>
        <w:t>on</w:t>
      </w:r>
      <w:r w:rsidRPr="00AF36C7">
        <w:rPr>
          <w:rFonts w:ascii="Abadi" w:hAnsi="Abadi"/>
          <w:spacing w:val="-12"/>
        </w:rPr>
        <w:t xml:space="preserve"> </w:t>
      </w:r>
      <w:r w:rsidRPr="00AF36C7">
        <w:rPr>
          <w:rFonts w:ascii="Abadi" w:hAnsi="Abadi"/>
          <w:spacing w:val="-4"/>
        </w:rPr>
        <w:t>feedback.</w:t>
      </w:r>
      <w:r w:rsidRPr="00AF36C7">
        <w:rPr>
          <w:rFonts w:ascii="Abadi" w:hAnsi="Abadi"/>
          <w:spacing w:val="-10"/>
        </w:rPr>
        <w:t xml:space="preserve"> </w:t>
      </w:r>
      <w:r w:rsidRPr="00AF36C7">
        <w:rPr>
          <w:rFonts w:ascii="Abadi" w:hAnsi="Abadi"/>
          <w:spacing w:val="-4"/>
        </w:rPr>
        <w:t>Additionally,</w:t>
      </w:r>
      <w:r w:rsidRPr="00AF36C7">
        <w:rPr>
          <w:rFonts w:ascii="Abadi" w:hAnsi="Abadi"/>
          <w:spacing w:val="-11"/>
        </w:rPr>
        <w:t xml:space="preserve"> </w:t>
      </w:r>
      <w:r w:rsidRPr="00AF36C7">
        <w:rPr>
          <w:rFonts w:ascii="Abadi" w:hAnsi="Abadi"/>
          <w:spacing w:val="-4"/>
        </w:rPr>
        <w:t>you</w:t>
      </w:r>
      <w:r w:rsidRPr="00AF36C7">
        <w:rPr>
          <w:rFonts w:ascii="Abadi" w:hAnsi="Abadi"/>
          <w:spacing w:val="-13"/>
        </w:rPr>
        <w:t xml:space="preserve"> </w:t>
      </w:r>
      <w:r w:rsidRPr="00AF36C7">
        <w:rPr>
          <w:rFonts w:ascii="Abadi" w:hAnsi="Abadi"/>
          <w:spacing w:val="-4"/>
        </w:rPr>
        <w:t>will</w:t>
      </w:r>
      <w:r w:rsidRPr="00AF36C7">
        <w:rPr>
          <w:rFonts w:ascii="Abadi" w:hAnsi="Abadi"/>
          <w:spacing w:val="-11"/>
        </w:rPr>
        <w:t xml:space="preserve"> </w:t>
      </w:r>
      <w:r w:rsidRPr="00AF36C7">
        <w:rPr>
          <w:rFonts w:ascii="Abadi" w:hAnsi="Abadi"/>
          <w:spacing w:val="-4"/>
        </w:rPr>
        <w:t>address</w:t>
      </w:r>
      <w:r w:rsidRPr="00AF36C7">
        <w:rPr>
          <w:rFonts w:ascii="Abadi" w:hAnsi="Abadi"/>
          <w:spacing w:val="-10"/>
        </w:rPr>
        <w:t xml:space="preserve"> </w:t>
      </w:r>
      <w:r w:rsidRPr="00AF36C7">
        <w:rPr>
          <w:rFonts w:ascii="Abadi" w:hAnsi="Abadi"/>
          <w:spacing w:val="-4"/>
        </w:rPr>
        <w:t>relevant</w:t>
      </w:r>
      <w:r w:rsidRPr="00AF36C7">
        <w:rPr>
          <w:rFonts w:ascii="Abadi" w:hAnsi="Abadi"/>
          <w:spacing w:val="-12"/>
        </w:rPr>
        <w:t xml:space="preserve"> </w:t>
      </w:r>
      <w:r w:rsidRPr="00AF36C7">
        <w:rPr>
          <w:rFonts w:ascii="Abadi" w:hAnsi="Abadi"/>
          <w:spacing w:val="-4"/>
        </w:rPr>
        <w:t xml:space="preserve">implications, </w:t>
      </w:r>
      <w:r w:rsidRPr="00AF36C7">
        <w:rPr>
          <w:rFonts w:ascii="Abadi" w:hAnsi="Abadi"/>
        </w:rPr>
        <w:t>including legal, ethical, and accessibility considerations, and provide evidence of your testing and improvements,</w:t>
      </w:r>
      <w:r w:rsidRPr="00AF36C7">
        <w:rPr>
          <w:rFonts w:ascii="Abadi" w:hAnsi="Abadi"/>
          <w:spacing w:val="-8"/>
        </w:rPr>
        <w:t xml:space="preserve"> </w:t>
      </w:r>
      <w:r w:rsidRPr="00AF36C7">
        <w:rPr>
          <w:rFonts w:ascii="Abadi" w:hAnsi="Abadi"/>
        </w:rPr>
        <w:t>such</w:t>
      </w:r>
      <w:r w:rsidRPr="00AF36C7">
        <w:rPr>
          <w:rFonts w:ascii="Abadi" w:hAnsi="Abadi"/>
          <w:spacing w:val="-10"/>
        </w:rPr>
        <w:t xml:space="preserve"> </w:t>
      </w:r>
      <w:r w:rsidRPr="00AF36C7">
        <w:rPr>
          <w:rFonts w:ascii="Abadi" w:hAnsi="Abadi"/>
        </w:rPr>
        <w:t>as</w:t>
      </w:r>
      <w:r w:rsidRPr="00AF36C7">
        <w:rPr>
          <w:rFonts w:ascii="Abadi" w:hAnsi="Abadi"/>
          <w:spacing w:val="-9"/>
        </w:rPr>
        <w:t xml:space="preserve"> </w:t>
      </w:r>
      <w:r w:rsidRPr="00AF36C7">
        <w:rPr>
          <w:rFonts w:ascii="Abadi" w:hAnsi="Abadi"/>
        </w:rPr>
        <w:t>screenshots</w:t>
      </w:r>
      <w:r w:rsidRPr="00AF36C7">
        <w:rPr>
          <w:rFonts w:ascii="Abadi" w:hAnsi="Abadi"/>
          <w:spacing w:val="-9"/>
        </w:rPr>
        <w:t xml:space="preserve"> </w:t>
      </w:r>
      <w:r w:rsidRPr="00AF36C7">
        <w:rPr>
          <w:rFonts w:ascii="Abadi" w:hAnsi="Abadi"/>
        </w:rPr>
        <w:t>or</w:t>
      </w:r>
      <w:r w:rsidRPr="00AF36C7">
        <w:rPr>
          <w:rFonts w:ascii="Abadi" w:hAnsi="Abadi"/>
          <w:spacing w:val="-11"/>
        </w:rPr>
        <w:t xml:space="preserve"> </w:t>
      </w:r>
      <w:r w:rsidRPr="00AF36C7">
        <w:rPr>
          <w:rFonts w:ascii="Abadi" w:hAnsi="Abadi"/>
        </w:rPr>
        <w:t>screencasts.</w:t>
      </w:r>
      <w:r w:rsidRPr="00AF36C7">
        <w:rPr>
          <w:rFonts w:ascii="Abadi" w:hAnsi="Abadi"/>
          <w:spacing w:val="-8"/>
        </w:rPr>
        <w:t xml:space="preserve"> </w:t>
      </w:r>
      <w:r w:rsidRPr="00AF36C7">
        <w:rPr>
          <w:rFonts w:ascii="Abadi" w:hAnsi="Abadi"/>
        </w:rPr>
        <w:t>The</w:t>
      </w:r>
      <w:r w:rsidRPr="00AF36C7">
        <w:rPr>
          <w:rFonts w:ascii="Abadi" w:hAnsi="Abadi"/>
          <w:spacing w:val="-9"/>
        </w:rPr>
        <w:t xml:space="preserve"> </w:t>
      </w:r>
      <w:r w:rsidRPr="00AF36C7">
        <w:rPr>
          <w:rFonts w:ascii="Abadi" w:hAnsi="Abadi"/>
        </w:rPr>
        <w:t>outcome</w:t>
      </w:r>
      <w:r w:rsidRPr="00AF36C7">
        <w:rPr>
          <w:rFonts w:ascii="Abadi" w:hAnsi="Abadi"/>
          <w:spacing w:val="-9"/>
        </w:rPr>
        <w:t xml:space="preserve"> </w:t>
      </w:r>
      <w:r w:rsidRPr="00AF36C7">
        <w:rPr>
          <w:rFonts w:ascii="Abadi" w:hAnsi="Abadi"/>
        </w:rPr>
        <w:t>should</w:t>
      </w:r>
      <w:r w:rsidRPr="00AF36C7">
        <w:rPr>
          <w:rFonts w:ascii="Abadi" w:hAnsi="Abadi"/>
          <w:spacing w:val="-10"/>
        </w:rPr>
        <w:t xml:space="preserve"> </w:t>
      </w:r>
      <w:r w:rsidRPr="00AF36C7">
        <w:rPr>
          <w:rFonts w:ascii="Abadi" w:hAnsi="Abadi"/>
        </w:rPr>
        <w:t>demonstrate</w:t>
      </w:r>
      <w:r w:rsidRPr="00AF36C7">
        <w:rPr>
          <w:rFonts w:ascii="Abadi" w:hAnsi="Abadi"/>
          <w:spacing w:val="-9"/>
        </w:rPr>
        <w:t xml:space="preserve"> </w:t>
      </w:r>
      <w:r w:rsidRPr="00AF36C7">
        <w:rPr>
          <w:rFonts w:ascii="Abadi" w:hAnsi="Abadi"/>
        </w:rPr>
        <w:t>efficient</w:t>
      </w:r>
      <w:r w:rsidRPr="00AF36C7">
        <w:rPr>
          <w:rFonts w:ascii="Abadi" w:hAnsi="Abadi"/>
          <w:spacing w:val="-10"/>
        </w:rPr>
        <w:t xml:space="preserve"> </w:t>
      </w:r>
      <w:r w:rsidRPr="00AF36C7">
        <w:rPr>
          <w:rFonts w:ascii="Abadi" w:hAnsi="Abadi"/>
        </w:rPr>
        <w:t>use</w:t>
      </w:r>
      <w:r w:rsidRPr="00AF36C7">
        <w:rPr>
          <w:rFonts w:ascii="Abadi" w:hAnsi="Abadi"/>
          <w:spacing w:val="-9"/>
        </w:rPr>
        <w:t xml:space="preserve"> </w:t>
      </w:r>
      <w:r w:rsidRPr="00AF36C7">
        <w:rPr>
          <w:rFonts w:ascii="Abadi" w:hAnsi="Abadi"/>
        </w:rPr>
        <w:t>of tools,</w:t>
      </w:r>
      <w:r w:rsidRPr="00AF36C7">
        <w:rPr>
          <w:rFonts w:ascii="Abadi" w:hAnsi="Abadi"/>
          <w:spacing w:val="-23"/>
        </w:rPr>
        <w:t xml:space="preserve"> </w:t>
      </w:r>
      <w:r w:rsidRPr="00AF36C7">
        <w:rPr>
          <w:rFonts w:ascii="Abadi" w:hAnsi="Abadi"/>
        </w:rPr>
        <w:t>thoughtful</w:t>
      </w:r>
      <w:r w:rsidRPr="00AF36C7">
        <w:rPr>
          <w:rFonts w:ascii="Abadi" w:hAnsi="Abadi"/>
          <w:spacing w:val="-24"/>
        </w:rPr>
        <w:t xml:space="preserve"> </w:t>
      </w:r>
      <w:r w:rsidRPr="00AF36C7">
        <w:rPr>
          <w:rFonts w:ascii="Abadi" w:hAnsi="Abadi"/>
        </w:rPr>
        <w:t>design,</w:t>
      </w:r>
      <w:r w:rsidRPr="00AF36C7">
        <w:rPr>
          <w:rFonts w:ascii="Abadi" w:hAnsi="Abadi"/>
          <w:spacing w:val="-23"/>
        </w:rPr>
        <w:t xml:space="preserve"> </w:t>
      </w:r>
      <w:r w:rsidRPr="00AF36C7">
        <w:rPr>
          <w:rFonts w:ascii="Abadi" w:hAnsi="Abadi"/>
        </w:rPr>
        <w:t>and</w:t>
      </w:r>
      <w:r w:rsidRPr="00AF36C7">
        <w:rPr>
          <w:rFonts w:ascii="Abadi" w:hAnsi="Abadi"/>
          <w:spacing w:val="-25"/>
        </w:rPr>
        <w:t xml:space="preserve"> </w:t>
      </w:r>
      <w:r w:rsidRPr="00AF36C7">
        <w:rPr>
          <w:rFonts w:ascii="Abadi" w:hAnsi="Abadi"/>
        </w:rPr>
        <w:t>adherence</w:t>
      </w:r>
      <w:r w:rsidRPr="00AF36C7">
        <w:rPr>
          <w:rFonts w:ascii="Abadi" w:hAnsi="Abadi"/>
          <w:spacing w:val="-24"/>
        </w:rPr>
        <w:t xml:space="preserve"> </w:t>
      </w:r>
      <w:r w:rsidRPr="00AF36C7">
        <w:rPr>
          <w:rFonts w:ascii="Abadi" w:hAnsi="Abadi"/>
        </w:rPr>
        <w:t>to</w:t>
      </w:r>
      <w:r w:rsidRPr="00AF36C7">
        <w:rPr>
          <w:rFonts w:ascii="Abadi" w:hAnsi="Abadi"/>
          <w:spacing w:val="-25"/>
        </w:rPr>
        <w:t xml:space="preserve"> </w:t>
      </w:r>
      <w:r w:rsidRPr="00AF36C7">
        <w:rPr>
          <w:rFonts w:ascii="Abadi" w:hAnsi="Abadi"/>
        </w:rPr>
        <w:t>web</w:t>
      </w:r>
      <w:r w:rsidRPr="00AF36C7">
        <w:rPr>
          <w:rFonts w:ascii="Abadi" w:hAnsi="Abadi"/>
          <w:spacing w:val="-22"/>
        </w:rPr>
        <w:t xml:space="preserve"> </w:t>
      </w:r>
      <w:r w:rsidRPr="00AF36C7">
        <w:rPr>
          <w:rFonts w:ascii="Abadi" w:hAnsi="Abadi"/>
        </w:rPr>
        <w:t>standards.</w:t>
      </w:r>
    </w:p>
    <w:p w14:paraId="1228E8E0" w14:textId="77777777" w:rsidR="00F65D28" w:rsidRPr="00AF36C7" w:rsidRDefault="00F65D28" w:rsidP="00F65D28">
      <w:pPr>
        <w:pStyle w:val="BodyText"/>
        <w:spacing w:line="504" w:lineRule="auto"/>
        <w:jc w:val="both"/>
        <w:rPr>
          <w:rFonts w:ascii="Abadi" w:hAnsi="Abadi"/>
        </w:rPr>
        <w:sectPr w:rsidR="00F65D28" w:rsidRPr="00AF36C7" w:rsidSect="00F65D28">
          <w:type w:val="continuous"/>
          <w:pgSz w:w="11906" w:h="16838" w:code="9"/>
          <w:pgMar w:top="700" w:right="360" w:bottom="280" w:left="360" w:header="720" w:footer="720" w:gutter="0"/>
          <w:cols w:space="720"/>
        </w:sect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299"/>
        <w:gridCol w:w="3211"/>
      </w:tblGrid>
      <w:tr w:rsidR="00F65D28" w:rsidRPr="00AF36C7" w14:paraId="72E96655" w14:textId="77777777" w:rsidTr="000B7293">
        <w:trPr>
          <w:trHeight w:val="1636"/>
        </w:trPr>
        <w:tc>
          <w:tcPr>
            <w:tcW w:w="7299" w:type="dxa"/>
            <w:tcBorders>
              <w:right w:val="nil"/>
            </w:tcBorders>
            <w:shd w:val="clear" w:color="auto" w:fill="DAE9F7"/>
          </w:tcPr>
          <w:p w14:paraId="467A8B47" w14:textId="77777777" w:rsidR="00F65D28" w:rsidRPr="00AF36C7" w:rsidRDefault="00F65D28" w:rsidP="0075280E">
            <w:pPr>
              <w:pStyle w:val="TableParagraph"/>
              <w:spacing w:line="292" w:lineRule="auto"/>
              <w:ind w:left="957" w:right="1042" w:hanging="82"/>
              <w:rPr>
                <w:rFonts w:ascii="Abadi" w:hAnsi="Abadi"/>
                <w:b/>
                <w:sz w:val="52"/>
              </w:rPr>
            </w:pPr>
            <w:r w:rsidRPr="00AF36C7">
              <w:rPr>
                <w:rFonts w:ascii="Abadi" w:hAnsi="Abadi"/>
                <w:b/>
                <w:spacing w:val="-2"/>
                <w:sz w:val="52"/>
              </w:rPr>
              <w:lastRenderedPageBreak/>
              <w:t>Auckland</w:t>
            </w:r>
            <w:r w:rsidRPr="00AF36C7">
              <w:rPr>
                <w:rFonts w:ascii="Abadi" w:hAnsi="Abadi"/>
                <w:b/>
                <w:spacing w:val="-53"/>
                <w:sz w:val="52"/>
              </w:rPr>
              <w:t xml:space="preserve"> </w:t>
            </w:r>
            <w:r w:rsidRPr="00AF36C7">
              <w:rPr>
                <w:rFonts w:ascii="Abadi" w:hAnsi="Abadi"/>
                <w:b/>
                <w:spacing w:val="-2"/>
                <w:sz w:val="52"/>
              </w:rPr>
              <w:t xml:space="preserve">Seventh-Day </w:t>
            </w:r>
            <w:r w:rsidRPr="00AF36C7">
              <w:rPr>
                <w:rFonts w:ascii="Abadi" w:hAnsi="Abadi"/>
                <w:b/>
                <w:sz w:val="52"/>
              </w:rPr>
              <w:t>Adventist</w:t>
            </w:r>
            <w:r w:rsidRPr="00AF36C7">
              <w:rPr>
                <w:rFonts w:ascii="Abadi" w:hAnsi="Abadi"/>
                <w:b/>
                <w:spacing w:val="-20"/>
                <w:sz w:val="52"/>
              </w:rPr>
              <w:t xml:space="preserve"> </w:t>
            </w:r>
            <w:r w:rsidRPr="00AF36C7">
              <w:rPr>
                <w:rFonts w:ascii="Abadi" w:hAnsi="Abadi"/>
                <w:b/>
                <w:sz w:val="52"/>
              </w:rPr>
              <w:t>High</w:t>
            </w:r>
            <w:r w:rsidRPr="00AF36C7">
              <w:rPr>
                <w:rFonts w:ascii="Abadi" w:hAnsi="Abadi"/>
                <w:b/>
                <w:spacing w:val="-14"/>
                <w:sz w:val="52"/>
              </w:rPr>
              <w:t xml:space="preserve"> </w:t>
            </w:r>
            <w:r w:rsidRPr="00AF36C7">
              <w:rPr>
                <w:rFonts w:ascii="Abadi" w:hAnsi="Abadi"/>
                <w:b/>
                <w:sz w:val="52"/>
              </w:rPr>
              <w:t>School</w:t>
            </w:r>
          </w:p>
        </w:tc>
        <w:tc>
          <w:tcPr>
            <w:tcW w:w="3211" w:type="dxa"/>
            <w:tcBorders>
              <w:left w:val="nil"/>
            </w:tcBorders>
            <w:shd w:val="clear" w:color="auto" w:fill="DAE9F7"/>
          </w:tcPr>
          <w:p w14:paraId="663DFB95" w14:textId="77777777" w:rsidR="00F65D28" w:rsidRPr="00AF36C7" w:rsidRDefault="00F65D28" w:rsidP="0075280E">
            <w:pPr>
              <w:pStyle w:val="TableParagraph"/>
              <w:ind w:left="1073"/>
              <w:rPr>
                <w:rFonts w:ascii="Abadi" w:hAnsi="Abadi"/>
                <w:sz w:val="20"/>
              </w:rPr>
            </w:pPr>
            <w:r w:rsidRPr="00AF36C7">
              <w:rPr>
                <w:rFonts w:ascii="Abadi" w:hAnsi="Abadi"/>
                <w:noProof/>
                <w:sz w:val="20"/>
              </w:rPr>
              <w:drawing>
                <wp:inline distT="0" distB="0" distL="0" distR="0" wp14:anchorId="6E4232A6" wp14:editId="7C9DF094">
                  <wp:extent cx="814827" cy="867536"/>
                  <wp:effectExtent l="0" t="0" r="0" b="0"/>
                  <wp:docPr id="3" name="Image 3" descr="A logo for a high schoo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for a high school  Description automatically generated"/>
                          <pic:cNvPicPr/>
                        </pic:nvPicPr>
                        <pic:blipFill>
                          <a:blip r:embed="rId12" cstate="print"/>
                          <a:stretch>
                            <a:fillRect/>
                          </a:stretch>
                        </pic:blipFill>
                        <pic:spPr>
                          <a:xfrm>
                            <a:off x="0" y="0"/>
                            <a:ext cx="814827" cy="867536"/>
                          </a:xfrm>
                          <a:prstGeom prst="rect">
                            <a:avLst/>
                          </a:prstGeom>
                        </pic:spPr>
                      </pic:pic>
                    </a:graphicData>
                  </a:graphic>
                </wp:inline>
              </w:drawing>
            </w:r>
          </w:p>
        </w:tc>
      </w:tr>
    </w:tbl>
    <w:p w14:paraId="7F07B799" w14:textId="77777777" w:rsidR="00F65D28" w:rsidRPr="00AF36C7" w:rsidRDefault="00F65D28" w:rsidP="00F65D28">
      <w:pPr>
        <w:pStyle w:val="BodyText"/>
        <w:rPr>
          <w:rFonts w:ascii="Abadi" w:hAnsi="Abadi"/>
          <w:sz w:val="20"/>
        </w:rPr>
      </w:pPr>
    </w:p>
    <w:p w14:paraId="661B5800" w14:textId="77777777" w:rsidR="00F65D28" w:rsidRPr="00AF36C7" w:rsidRDefault="00F65D28" w:rsidP="00F65D28">
      <w:pPr>
        <w:pStyle w:val="BodyText"/>
        <w:spacing w:before="57"/>
        <w:rPr>
          <w:rFonts w:ascii="Abadi" w:hAnsi="Abadi"/>
          <w:sz w:val="20"/>
        </w:r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4080"/>
        <w:gridCol w:w="4265"/>
        <w:gridCol w:w="566"/>
        <w:gridCol w:w="477"/>
        <w:gridCol w:w="425"/>
      </w:tblGrid>
      <w:tr w:rsidR="00F65D28" w:rsidRPr="00AF36C7" w14:paraId="1C4EB42F" w14:textId="77777777" w:rsidTr="000B7293">
        <w:trPr>
          <w:trHeight w:val="680"/>
        </w:trPr>
        <w:tc>
          <w:tcPr>
            <w:tcW w:w="9065" w:type="dxa"/>
            <w:gridSpan w:val="3"/>
            <w:shd w:val="clear" w:color="auto" w:fill="A4C8EB"/>
          </w:tcPr>
          <w:p w14:paraId="420BD5BC" w14:textId="77777777" w:rsidR="00F65D28" w:rsidRPr="00AF36C7" w:rsidRDefault="00F65D28" w:rsidP="0075280E">
            <w:pPr>
              <w:pStyle w:val="TableParagraph"/>
              <w:ind w:left="90"/>
              <w:rPr>
                <w:rFonts w:ascii="Abadi" w:hAnsi="Abadi"/>
                <w:sz w:val="24"/>
              </w:rPr>
            </w:pPr>
            <w:r w:rsidRPr="00AF36C7">
              <w:rPr>
                <w:rFonts w:ascii="Abadi" w:hAnsi="Abadi"/>
                <w:spacing w:val="-2"/>
                <w:sz w:val="24"/>
              </w:rPr>
              <w:t>Use</w:t>
            </w:r>
            <w:r w:rsidRPr="00AF36C7">
              <w:rPr>
                <w:rFonts w:ascii="Abadi" w:hAnsi="Abadi"/>
                <w:spacing w:val="-22"/>
                <w:sz w:val="24"/>
              </w:rPr>
              <w:t xml:space="preserve"> </w:t>
            </w:r>
            <w:r w:rsidRPr="00AF36C7">
              <w:rPr>
                <w:rFonts w:ascii="Abadi" w:hAnsi="Abadi"/>
                <w:spacing w:val="-2"/>
                <w:sz w:val="24"/>
              </w:rPr>
              <w:t>complex</w:t>
            </w:r>
            <w:r w:rsidRPr="00AF36C7">
              <w:rPr>
                <w:rFonts w:ascii="Abadi" w:hAnsi="Abadi"/>
                <w:spacing w:val="-24"/>
                <w:sz w:val="24"/>
              </w:rPr>
              <w:t xml:space="preserve"> </w:t>
            </w:r>
            <w:r w:rsidRPr="00AF36C7">
              <w:rPr>
                <w:rFonts w:ascii="Abadi" w:hAnsi="Abadi"/>
                <w:spacing w:val="-2"/>
                <w:sz w:val="24"/>
              </w:rPr>
              <w:t>processes</w:t>
            </w:r>
            <w:r w:rsidRPr="00AF36C7">
              <w:rPr>
                <w:rFonts w:ascii="Abadi" w:hAnsi="Abadi"/>
                <w:spacing w:val="-22"/>
                <w:sz w:val="24"/>
              </w:rPr>
              <w:t xml:space="preserve"> </w:t>
            </w:r>
            <w:r w:rsidRPr="00AF36C7">
              <w:rPr>
                <w:rFonts w:ascii="Abadi" w:hAnsi="Abadi"/>
                <w:spacing w:val="-2"/>
                <w:sz w:val="24"/>
              </w:rPr>
              <w:t>and</w:t>
            </w:r>
            <w:r w:rsidRPr="00AF36C7">
              <w:rPr>
                <w:rFonts w:ascii="Abadi" w:hAnsi="Abadi"/>
                <w:spacing w:val="-24"/>
                <w:sz w:val="24"/>
              </w:rPr>
              <w:t xml:space="preserve"> </w:t>
            </w:r>
            <w:r w:rsidRPr="00AF36C7">
              <w:rPr>
                <w:rFonts w:ascii="Abadi" w:hAnsi="Abadi"/>
                <w:spacing w:val="-2"/>
                <w:sz w:val="24"/>
              </w:rPr>
              <w:t>techniques</w:t>
            </w:r>
            <w:r w:rsidRPr="00AF36C7">
              <w:rPr>
                <w:rFonts w:ascii="Abadi" w:hAnsi="Abadi"/>
                <w:spacing w:val="-21"/>
                <w:sz w:val="24"/>
              </w:rPr>
              <w:t xml:space="preserve"> </w:t>
            </w:r>
            <w:r w:rsidRPr="00AF36C7">
              <w:rPr>
                <w:rFonts w:ascii="Abadi" w:hAnsi="Abadi"/>
                <w:spacing w:val="-2"/>
                <w:sz w:val="24"/>
              </w:rPr>
              <w:t>to</w:t>
            </w:r>
            <w:r w:rsidRPr="00AF36C7">
              <w:rPr>
                <w:rFonts w:ascii="Abadi" w:hAnsi="Abadi"/>
                <w:spacing w:val="-24"/>
                <w:sz w:val="24"/>
              </w:rPr>
              <w:t xml:space="preserve"> </w:t>
            </w:r>
            <w:r w:rsidRPr="00AF36C7">
              <w:rPr>
                <w:rFonts w:ascii="Abadi" w:hAnsi="Abadi"/>
                <w:spacing w:val="-2"/>
                <w:sz w:val="24"/>
              </w:rPr>
              <w:t>develop</w:t>
            </w:r>
            <w:r w:rsidRPr="00AF36C7">
              <w:rPr>
                <w:rFonts w:ascii="Abadi" w:hAnsi="Abadi"/>
                <w:spacing w:val="-24"/>
                <w:sz w:val="24"/>
              </w:rPr>
              <w:t xml:space="preserve"> </w:t>
            </w:r>
            <w:r w:rsidRPr="00AF36C7">
              <w:rPr>
                <w:rFonts w:ascii="Abadi" w:hAnsi="Abadi"/>
                <w:spacing w:val="-2"/>
                <w:sz w:val="24"/>
              </w:rPr>
              <w:t>a</w:t>
            </w:r>
            <w:r w:rsidRPr="00AF36C7">
              <w:rPr>
                <w:rFonts w:ascii="Abadi" w:hAnsi="Abadi"/>
                <w:spacing w:val="-24"/>
                <w:sz w:val="24"/>
              </w:rPr>
              <w:t xml:space="preserve"> </w:t>
            </w:r>
            <w:r w:rsidRPr="00AF36C7">
              <w:rPr>
                <w:rFonts w:ascii="Abadi" w:hAnsi="Abadi"/>
                <w:spacing w:val="-2"/>
                <w:sz w:val="24"/>
              </w:rPr>
              <w:t>digital</w:t>
            </w:r>
            <w:r w:rsidRPr="00AF36C7">
              <w:rPr>
                <w:rFonts w:ascii="Abadi" w:hAnsi="Abadi"/>
                <w:spacing w:val="-23"/>
                <w:sz w:val="24"/>
              </w:rPr>
              <w:t xml:space="preserve"> </w:t>
            </w:r>
            <w:r w:rsidRPr="00AF36C7">
              <w:rPr>
                <w:rFonts w:ascii="Abadi" w:hAnsi="Abadi"/>
                <w:spacing w:val="-2"/>
                <w:sz w:val="24"/>
              </w:rPr>
              <w:t>technology</w:t>
            </w:r>
            <w:r w:rsidRPr="00AF36C7">
              <w:rPr>
                <w:rFonts w:ascii="Abadi" w:hAnsi="Abadi"/>
                <w:spacing w:val="-24"/>
                <w:sz w:val="24"/>
              </w:rPr>
              <w:t xml:space="preserve"> </w:t>
            </w:r>
            <w:r w:rsidRPr="00AF36C7">
              <w:rPr>
                <w:rFonts w:ascii="Abadi" w:hAnsi="Abadi"/>
                <w:spacing w:val="-2"/>
                <w:sz w:val="24"/>
              </w:rPr>
              <w:t>outcome</w:t>
            </w:r>
          </w:p>
          <w:p w14:paraId="5B13700D" w14:textId="77777777" w:rsidR="00F65D28" w:rsidRPr="00AF36C7" w:rsidRDefault="00F65D28" w:rsidP="0075280E">
            <w:pPr>
              <w:pStyle w:val="TableParagraph"/>
              <w:spacing w:before="62"/>
              <w:ind w:left="90"/>
              <w:rPr>
                <w:rFonts w:ascii="Abadi" w:hAnsi="Abadi"/>
                <w:sz w:val="24"/>
              </w:rPr>
            </w:pPr>
            <w:r w:rsidRPr="00AF36C7">
              <w:rPr>
                <w:rFonts w:ascii="Abadi" w:hAnsi="Abadi"/>
                <w:spacing w:val="-2"/>
                <w:sz w:val="24"/>
              </w:rPr>
              <w:t>involves:</w:t>
            </w:r>
          </w:p>
        </w:tc>
        <w:tc>
          <w:tcPr>
            <w:tcW w:w="566" w:type="dxa"/>
            <w:shd w:val="clear" w:color="auto" w:fill="A4C8EB"/>
          </w:tcPr>
          <w:p w14:paraId="13BE8C00" w14:textId="77777777" w:rsidR="00F65D28" w:rsidRPr="00AF36C7" w:rsidRDefault="00F65D28" w:rsidP="0075280E">
            <w:pPr>
              <w:pStyle w:val="TableParagraph"/>
              <w:spacing w:before="170"/>
              <w:ind w:left="92"/>
              <w:rPr>
                <w:rFonts w:ascii="Abadi" w:hAnsi="Abadi"/>
                <w:sz w:val="24"/>
              </w:rPr>
            </w:pPr>
            <w:r w:rsidRPr="00AF36C7">
              <w:rPr>
                <w:rFonts w:ascii="Abadi" w:hAnsi="Abadi"/>
                <w:spacing w:val="-10"/>
                <w:sz w:val="24"/>
              </w:rPr>
              <w:t>A</w:t>
            </w:r>
          </w:p>
        </w:tc>
        <w:tc>
          <w:tcPr>
            <w:tcW w:w="477" w:type="dxa"/>
          </w:tcPr>
          <w:p w14:paraId="100D9759" w14:textId="77777777" w:rsidR="00F65D28" w:rsidRPr="00AF36C7" w:rsidRDefault="00F65D28" w:rsidP="0075280E">
            <w:pPr>
              <w:pStyle w:val="TableParagraph"/>
              <w:rPr>
                <w:rFonts w:ascii="Abadi" w:hAnsi="Abadi"/>
                <w:sz w:val="20"/>
              </w:rPr>
            </w:pPr>
          </w:p>
        </w:tc>
        <w:tc>
          <w:tcPr>
            <w:tcW w:w="425" w:type="dxa"/>
          </w:tcPr>
          <w:p w14:paraId="7473DF69" w14:textId="77777777" w:rsidR="00F65D28" w:rsidRPr="00AF36C7" w:rsidRDefault="00F65D28" w:rsidP="0075280E">
            <w:pPr>
              <w:pStyle w:val="TableParagraph"/>
              <w:rPr>
                <w:rFonts w:ascii="Abadi" w:hAnsi="Abadi"/>
                <w:sz w:val="20"/>
              </w:rPr>
            </w:pPr>
          </w:p>
        </w:tc>
      </w:tr>
      <w:tr w:rsidR="00F65D28" w:rsidRPr="00AF36C7" w14:paraId="080428A5" w14:textId="77777777" w:rsidTr="000B7293">
        <w:trPr>
          <w:trHeight w:val="1135"/>
        </w:trPr>
        <w:tc>
          <w:tcPr>
            <w:tcW w:w="720" w:type="dxa"/>
          </w:tcPr>
          <w:p w14:paraId="12633E6D" w14:textId="77777777" w:rsidR="00F65D28" w:rsidRPr="00AF36C7" w:rsidRDefault="00F65D28" w:rsidP="0075280E">
            <w:pPr>
              <w:pStyle w:val="TableParagraph"/>
              <w:spacing w:before="192"/>
              <w:rPr>
                <w:rFonts w:ascii="Abadi" w:hAnsi="Abadi"/>
                <w:sz w:val="20"/>
              </w:rPr>
            </w:pPr>
          </w:p>
          <w:p w14:paraId="045E9CCA" w14:textId="77777777" w:rsidR="00F65D28" w:rsidRPr="00AF36C7" w:rsidRDefault="00F65D28" w:rsidP="0075280E">
            <w:pPr>
              <w:pStyle w:val="TableParagraph"/>
              <w:ind w:left="16" w:right="3"/>
              <w:jc w:val="center"/>
              <w:rPr>
                <w:rFonts w:ascii="Abadi" w:hAnsi="Abadi"/>
                <w:sz w:val="20"/>
              </w:rPr>
            </w:pPr>
            <w:r w:rsidRPr="00AF36C7">
              <w:rPr>
                <w:rFonts w:ascii="Abadi" w:hAnsi="Abadi"/>
                <w:spacing w:val="-5"/>
                <w:sz w:val="20"/>
              </w:rPr>
              <w:t>A1</w:t>
            </w:r>
          </w:p>
        </w:tc>
        <w:tc>
          <w:tcPr>
            <w:tcW w:w="4080" w:type="dxa"/>
          </w:tcPr>
          <w:p w14:paraId="3CB1A5E8" w14:textId="77777777" w:rsidR="00F65D28" w:rsidRPr="00AF36C7" w:rsidRDefault="00F65D28" w:rsidP="0075280E">
            <w:pPr>
              <w:pStyle w:val="TableParagraph"/>
              <w:spacing w:line="292" w:lineRule="auto"/>
              <w:ind w:left="91" w:right="358"/>
              <w:rPr>
                <w:rFonts w:ascii="Abadi" w:hAnsi="Abadi"/>
                <w:sz w:val="20"/>
              </w:rPr>
            </w:pPr>
            <w:r w:rsidRPr="00AF36C7">
              <w:rPr>
                <w:rFonts w:ascii="Abadi" w:hAnsi="Abadi"/>
                <w:sz w:val="20"/>
              </w:rPr>
              <w:t xml:space="preserve">Using recognised and appropriate project management tools and </w:t>
            </w:r>
            <w:r w:rsidRPr="00AF36C7">
              <w:rPr>
                <w:rFonts w:ascii="Abadi" w:hAnsi="Abadi"/>
                <w:spacing w:val="-4"/>
                <w:sz w:val="20"/>
              </w:rPr>
              <w:t>techniques</w:t>
            </w:r>
            <w:r w:rsidRPr="00AF36C7">
              <w:rPr>
                <w:rFonts w:ascii="Abadi" w:hAnsi="Abadi"/>
                <w:spacing w:val="-19"/>
                <w:sz w:val="20"/>
              </w:rPr>
              <w:t xml:space="preserve"> </w:t>
            </w:r>
            <w:r w:rsidRPr="00AF36C7">
              <w:rPr>
                <w:rFonts w:ascii="Abadi" w:hAnsi="Abadi"/>
                <w:spacing w:val="-4"/>
                <w:sz w:val="20"/>
              </w:rPr>
              <w:t>to</w:t>
            </w:r>
            <w:r w:rsidRPr="00AF36C7">
              <w:rPr>
                <w:rFonts w:ascii="Abadi" w:hAnsi="Abadi"/>
                <w:spacing w:val="-18"/>
                <w:sz w:val="20"/>
              </w:rPr>
              <w:t xml:space="preserve"> </w:t>
            </w:r>
            <w:r w:rsidRPr="00AF36C7">
              <w:rPr>
                <w:rFonts w:ascii="Abadi" w:hAnsi="Abadi"/>
                <w:spacing w:val="-4"/>
                <w:sz w:val="20"/>
              </w:rPr>
              <w:t>plan</w:t>
            </w:r>
            <w:r w:rsidRPr="00AF36C7">
              <w:rPr>
                <w:rFonts w:ascii="Abadi" w:hAnsi="Abadi"/>
                <w:spacing w:val="-18"/>
                <w:sz w:val="20"/>
              </w:rPr>
              <w:t xml:space="preserve"> </w:t>
            </w:r>
            <w:r w:rsidRPr="00AF36C7">
              <w:rPr>
                <w:rFonts w:ascii="Abadi" w:hAnsi="Abadi"/>
                <w:spacing w:val="-4"/>
                <w:sz w:val="20"/>
              </w:rPr>
              <w:t>the</w:t>
            </w:r>
            <w:r w:rsidRPr="00AF36C7">
              <w:rPr>
                <w:rFonts w:ascii="Abadi" w:hAnsi="Abadi"/>
                <w:spacing w:val="-18"/>
                <w:sz w:val="20"/>
              </w:rPr>
              <w:t xml:space="preserve"> </w:t>
            </w:r>
            <w:r w:rsidRPr="00AF36C7">
              <w:rPr>
                <w:rFonts w:ascii="Abadi" w:hAnsi="Abadi"/>
                <w:spacing w:val="-4"/>
                <w:sz w:val="20"/>
              </w:rPr>
              <w:t>development</w:t>
            </w:r>
            <w:r w:rsidRPr="00AF36C7">
              <w:rPr>
                <w:rFonts w:ascii="Abadi" w:hAnsi="Abadi"/>
                <w:spacing w:val="-18"/>
                <w:sz w:val="20"/>
              </w:rPr>
              <w:t xml:space="preserve"> </w:t>
            </w:r>
            <w:r w:rsidRPr="00AF36C7">
              <w:rPr>
                <w:rFonts w:ascii="Abadi" w:hAnsi="Abadi"/>
                <w:spacing w:val="-4"/>
                <w:sz w:val="20"/>
              </w:rPr>
              <w:t>of</w:t>
            </w:r>
            <w:r w:rsidRPr="00AF36C7">
              <w:rPr>
                <w:rFonts w:ascii="Abadi" w:hAnsi="Abadi"/>
                <w:spacing w:val="-18"/>
                <w:sz w:val="20"/>
              </w:rPr>
              <w:t xml:space="preserve"> </w:t>
            </w:r>
            <w:r w:rsidRPr="00AF36C7">
              <w:rPr>
                <w:rFonts w:ascii="Abadi" w:hAnsi="Abadi"/>
                <w:spacing w:val="-4"/>
                <w:sz w:val="20"/>
              </w:rPr>
              <w:t>a</w:t>
            </w:r>
          </w:p>
          <w:p w14:paraId="06369BC9" w14:textId="77777777" w:rsidR="00F65D28" w:rsidRPr="00AF36C7" w:rsidRDefault="00F65D28" w:rsidP="0075280E">
            <w:pPr>
              <w:pStyle w:val="TableParagraph"/>
              <w:spacing w:before="1"/>
              <w:ind w:left="91"/>
              <w:rPr>
                <w:rFonts w:ascii="Abadi" w:hAnsi="Abadi"/>
                <w:sz w:val="20"/>
              </w:rPr>
            </w:pPr>
            <w:r w:rsidRPr="00AF36C7">
              <w:rPr>
                <w:rFonts w:ascii="Abadi" w:hAnsi="Abadi"/>
                <w:spacing w:val="-4"/>
                <w:sz w:val="20"/>
              </w:rPr>
              <w:t>digital</w:t>
            </w:r>
            <w:r w:rsidRPr="00AF36C7">
              <w:rPr>
                <w:rFonts w:ascii="Abadi" w:hAnsi="Abadi"/>
                <w:spacing w:val="-11"/>
                <w:sz w:val="20"/>
              </w:rPr>
              <w:t xml:space="preserve"> </w:t>
            </w:r>
            <w:r w:rsidRPr="00AF36C7">
              <w:rPr>
                <w:rFonts w:ascii="Abadi" w:hAnsi="Abadi"/>
                <w:spacing w:val="-4"/>
                <w:sz w:val="20"/>
              </w:rPr>
              <w:t>technology's</w:t>
            </w:r>
            <w:r w:rsidRPr="00AF36C7">
              <w:rPr>
                <w:rFonts w:ascii="Abadi" w:hAnsi="Abadi"/>
                <w:spacing w:val="-13"/>
                <w:sz w:val="20"/>
              </w:rPr>
              <w:t xml:space="preserve"> </w:t>
            </w:r>
            <w:r w:rsidRPr="00AF36C7">
              <w:rPr>
                <w:rFonts w:ascii="Abadi" w:hAnsi="Abadi"/>
                <w:spacing w:val="-4"/>
                <w:sz w:val="20"/>
              </w:rPr>
              <w:t>outcome</w:t>
            </w:r>
          </w:p>
        </w:tc>
        <w:tc>
          <w:tcPr>
            <w:tcW w:w="4265" w:type="dxa"/>
          </w:tcPr>
          <w:p w14:paraId="78033413" w14:textId="77777777" w:rsidR="00F65D28" w:rsidRPr="00AF36C7" w:rsidRDefault="00F65D28" w:rsidP="00F65D28">
            <w:pPr>
              <w:pStyle w:val="TableParagraph"/>
              <w:numPr>
                <w:ilvl w:val="0"/>
                <w:numId w:val="21"/>
              </w:numPr>
              <w:tabs>
                <w:tab w:val="left" w:pos="224"/>
              </w:tabs>
              <w:spacing w:before="141"/>
              <w:ind w:left="224" w:hanging="133"/>
              <w:rPr>
                <w:rFonts w:ascii="Abadi" w:hAnsi="Abadi"/>
                <w:sz w:val="20"/>
              </w:rPr>
            </w:pPr>
            <w:r w:rsidRPr="00AF36C7">
              <w:rPr>
                <w:rFonts w:ascii="Abadi" w:hAnsi="Abadi"/>
                <w:spacing w:val="-2"/>
                <w:sz w:val="20"/>
              </w:rPr>
              <w:t>Kanban</w:t>
            </w:r>
          </w:p>
          <w:p w14:paraId="2DF1B6BD" w14:textId="77777777" w:rsidR="00F65D28" w:rsidRPr="00AF36C7" w:rsidRDefault="00F65D28" w:rsidP="00F65D28">
            <w:pPr>
              <w:pStyle w:val="TableParagraph"/>
              <w:numPr>
                <w:ilvl w:val="0"/>
                <w:numId w:val="21"/>
              </w:numPr>
              <w:tabs>
                <w:tab w:val="left" w:pos="224"/>
              </w:tabs>
              <w:spacing w:before="51"/>
              <w:ind w:left="224" w:hanging="133"/>
              <w:rPr>
                <w:rFonts w:ascii="Abadi" w:hAnsi="Abadi"/>
                <w:sz w:val="20"/>
              </w:rPr>
            </w:pPr>
            <w:r w:rsidRPr="00AF36C7">
              <w:rPr>
                <w:rFonts w:ascii="Abadi" w:hAnsi="Abadi"/>
                <w:w w:val="90"/>
                <w:sz w:val="20"/>
              </w:rPr>
              <w:t>Agile</w:t>
            </w:r>
            <w:r w:rsidRPr="00AF36C7">
              <w:rPr>
                <w:rFonts w:ascii="Abadi" w:hAnsi="Abadi"/>
                <w:spacing w:val="-2"/>
                <w:w w:val="95"/>
                <w:sz w:val="20"/>
              </w:rPr>
              <w:t xml:space="preserve"> Methodology</w:t>
            </w:r>
          </w:p>
          <w:p w14:paraId="2CFC31A0" w14:textId="77777777" w:rsidR="00F65D28" w:rsidRPr="00AF36C7" w:rsidRDefault="00F65D28" w:rsidP="00F65D28">
            <w:pPr>
              <w:pStyle w:val="TableParagraph"/>
              <w:numPr>
                <w:ilvl w:val="0"/>
                <w:numId w:val="21"/>
              </w:numPr>
              <w:tabs>
                <w:tab w:val="left" w:pos="224"/>
              </w:tabs>
              <w:spacing w:before="53"/>
              <w:ind w:left="224" w:hanging="133"/>
              <w:rPr>
                <w:rFonts w:ascii="Abadi" w:hAnsi="Abadi"/>
                <w:sz w:val="20"/>
              </w:rPr>
            </w:pPr>
            <w:r w:rsidRPr="00AF36C7">
              <w:rPr>
                <w:rFonts w:ascii="Abadi" w:hAnsi="Abadi"/>
                <w:spacing w:val="-2"/>
                <w:sz w:val="20"/>
              </w:rPr>
              <w:t>Trello</w:t>
            </w:r>
          </w:p>
        </w:tc>
        <w:tc>
          <w:tcPr>
            <w:tcW w:w="566" w:type="dxa"/>
            <w:shd w:val="clear" w:color="auto" w:fill="A4C8EB"/>
          </w:tcPr>
          <w:p w14:paraId="62088D1B" w14:textId="77777777" w:rsidR="00F65D28" w:rsidRPr="00AF36C7" w:rsidRDefault="00F65D28" w:rsidP="0075280E">
            <w:pPr>
              <w:pStyle w:val="TableParagraph"/>
              <w:spacing w:before="127"/>
              <w:rPr>
                <w:rFonts w:ascii="Abadi" w:hAnsi="Abadi"/>
                <w:sz w:val="20"/>
              </w:rPr>
            </w:pPr>
          </w:p>
          <w:p w14:paraId="7D1A37AC" w14:textId="77777777" w:rsidR="00F65D28" w:rsidRPr="00AF36C7" w:rsidRDefault="00F65D28" w:rsidP="0075280E">
            <w:pPr>
              <w:pStyle w:val="TableParagraph"/>
              <w:ind w:left="89"/>
              <w:rPr>
                <w:rFonts w:ascii="Abadi" w:hAnsi="Abadi"/>
                <w:sz w:val="20"/>
              </w:rPr>
            </w:pPr>
          </w:p>
        </w:tc>
        <w:tc>
          <w:tcPr>
            <w:tcW w:w="477" w:type="dxa"/>
          </w:tcPr>
          <w:p w14:paraId="71D6ACC7" w14:textId="77777777" w:rsidR="00F65D28" w:rsidRPr="00AF36C7" w:rsidRDefault="00F65D28" w:rsidP="0075280E">
            <w:pPr>
              <w:pStyle w:val="TableParagraph"/>
              <w:rPr>
                <w:rFonts w:ascii="Abadi" w:hAnsi="Abadi"/>
                <w:sz w:val="20"/>
              </w:rPr>
            </w:pPr>
          </w:p>
        </w:tc>
        <w:tc>
          <w:tcPr>
            <w:tcW w:w="425" w:type="dxa"/>
          </w:tcPr>
          <w:p w14:paraId="53AF52B1" w14:textId="77777777" w:rsidR="00F65D28" w:rsidRPr="00AF36C7" w:rsidRDefault="00F65D28" w:rsidP="0075280E">
            <w:pPr>
              <w:pStyle w:val="TableParagraph"/>
              <w:rPr>
                <w:rFonts w:ascii="Abadi" w:hAnsi="Abadi"/>
                <w:sz w:val="20"/>
              </w:rPr>
            </w:pPr>
          </w:p>
        </w:tc>
      </w:tr>
      <w:tr w:rsidR="00F65D28" w:rsidRPr="00AF36C7" w14:paraId="4F021BAE" w14:textId="77777777" w:rsidTr="000B7293">
        <w:trPr>
          <w:trHeight w:val="568"/>
        </w:trPr>
        <w:tc>
          <w:tcPr>
            <w:tcW w:w="720" w:type="dxa"/>
          </w:tcPr>
          <w:p w14:paraId="2297FB57" w14:textId="77777777" w:rsidR="00F65D28" w:rsidRPr="00AF36C7" w:rsidRDefault="00F65D28" w:rsidP="0075280E">
            <w:pPr>
              <w:pStyle w:val="TableParagraph"/>
              <w:spacing w:before="140"/>
              <w:ind w:left="16" w:right="3"/>
              <w:jc w:val="center"/>
              <w:rPr>
                <w:rFonts w:ascii="Abadi" w:hAnsi="Abadi"/>
                <w:sz w:val="20"/>
              </w:rPr>
            </w:pPr>
            <w:r w:rsidRPr="00AF36C7">
              <w:rPr>
                <w:rFonts w:ascii="Abadi" w:hAnsi="Abadi"/>
                <w:spacing w:val="-5"/>
                <w:sz w:val="20"/>
              </w:rPr>
              <w:t>A2</w:t>
            </w:r>
          </w:p>
        </w:tc>
        <w:tc>
          <w:tcPr>
            <w:tcW w:w="4080" w:type="dxa"/>
          </w:tcPr>
          <w:p w14:paraId="3B91F154" w14:textId="77777777" w:rsidR="00F65D28" w:rsidRPr="00AF36C7" w:rsidRDefault="00F65D28" w:rsidP="0075280E">
            <w:pPr>
              <w:pStyle w:val="TableParagraph"/>
              <w:spacing w:line="231" w:lineRule="exact"/>
              <w:ind w:left="91"/>
              <w:rPr>
                <w:rFonts w:ascii="Abadi" w:hAnsi="Abadi"/>
                <w:sz w:val="20"/>
              </w:rPr>
            </w:pPr>
            <w:r w:rsidRPr="00AF36C7">
              <w:rPr>
                <w:rFonts w:ascii="Abadi" w:hAnsi="Abadi"/>
                <w:spacing w:val="-4"/>
                <w:sz w:val="20"/>
              </w:rPr>
              <w:t>Decomposing</w:t>
            </w:r>
            <w:r w:rsidRPr="00AF36C7">
              <w:rPr>
                <w:rFonts w:ascii="Abadi" w:hAnsi="Abadi"/>
                <w:spacing w:val="-9"/>
                <w:sz w:val="20"/>
              </w:rPr>
              <w:t xml:space="preserve"> </w:t>
            </w:r>
            <w:r w:rsidRPr="00AF36C7">
              <w:rPr>
                <w:rFonts w:ascii="Abadi" w:hAnsi="Abadi"/>
                <w:spacing w:val="-4"/>
                <w:sz w:val="20"/>
              </w:rPr>
              <w:t>the</w:t>
            </w:r>
            <w:r w:rsidRPr="00AF36C7">
              <w:rPr>
                <w:rFonts w:ascii="Abadi" w:hAnsi="Abadi"/>
                <w:spacing w:val="-8"/>
                <w:sz w:val="20"/>
              </w:rPr>
              <w:t xml:space="preserve"> </w:t>
            </w:r>
            <w:r w:rsidRPr="00AF36C7">
              <w:rPr>
                <w:rFonts w:ascii="Abadi" w:hAnsi="Abadi"/>
                <w:spacing w:val="-4"/>
                <w:sz w:val="20"/>
              </w:rPr>
              <w:t>digital</w:t>
            </w:r>
            <w:r w:rsidRPr="00AF36C7">
              <w:rPr>
                <w:rFonts w:ascii="Abadi" w:hAnsi="Abadi"/>
                <w:spacing w:val="-8"/>
                <w:sz w:val="20"/>
              </w:rPr>
              <w:t xml:space="preserve"> </w:t>
            </w:r>
            <w:r w:rsidRPr="00AF36C7">
              <w:rPr>
                <w:rFonts w:ascii="Abadi" w:hAnsi="Abadi"/>
                <w:spacing w:val="-4"/>
                <w:sz w:val="20"/>
              </w:rPr>
              <w:t>technologies</w:t>
            </w:r>
          </w:p>
          <w:p w14:paraId="68E3EA3F" w14:textId="77777777" w:rsidR="00F65D28" w:rsidRPr="00AF36C7" w:rsidRDefault="00F65D28" w:rsidP="0075280E">
            <w:pPr>
              <w:pStyle w:val="TableParagraph"/>
              <w:spacing w:before="53"/>
              <w:ind w:left="91"/>
              <w:rPr>
                <w:rFonts w:ascii="Abadi" w:hAnsi="Abadi"/>
                <w:sz w:val="20"/>
              </w:rPr>
            </w:pPr>
            <w:r w:rsidRPr="00AF36C7">
              <w:rPr>
                <w:rFonts w:ascii="Abadi" w:hAnsi="Abadi"/>
                <w:spacing w:val="-4"/>
                <w:sz w:val="20"/>
              </w:rPr>
              <w:t>outcome</w:t>
            </w:r>
            <w:r w:rsidRPr="00AF36C7">
              <w:rPr>
                <w:rFonts w:ascii="Abadi" w:hAnsi="Abadi"/>
                <w:spacing w:val="-11"/>
                <w:sz w:val="20"/>
              </w:rPr>
              <w:t xml:space="preserve"> </w:t>
            </w:r>
            <w:r w:rsidRPr="00AF36C7">
              <w:rPr>
                <w:rFonts w:ascii="Abadi" w:hAnsi="Abadi"/>
                <w:spacing w:val="-4"/>
                <w:sz w:val="20"/>
              </w:rPr>
              <w:t>into</w:t>
            </w:r>
            <w:r w:rsidRPr="00AF36C7">
              <w:rPr>
                <w:rFonts w:ascii="Abadi" w:hAnsi="Abadi"/>
                <w:spacing w:val="-10"/>
                <w:sz w:val="20"/>
              </w:rPr>
              <w:t xml:space="preserve"> </w:t>
            </w:r>
            <w:r w:rsidRPr="00AF36C7">
              <w:rPr>
                <w:rFonts w:ascii="Abadi" w:hAnsi="Abadi"/>
                <w:spacing w:val="-4"/>
                <w:sz w:val="20"/>
              </w:rPr>
              <w:t>smaller</w:t>
            </w:r>
            <w:r w:rsidRPr="00AF36C7">
              <w:rPr>
                <w:rFonts w:ascii="Abadi" w:hAnsi="Abadi"/>
                <w:spacing w:val="-10"/>
                <w:sz w:val="20"/>
              </w:rPr>
              <w:t xml:space="preserve"> </w:t>
            </w:r>
            <w:r w:rsidRPr="00AF36C7">
              <w:rPr>
                <w:rFonts w:ascii="Abadi" w:hAnsi="Abadi"/>
                <w:spacing w:val="-4"/>
                <w:sz w:val="20"/>
              </w:rPr>
              <w:t>components</w:t>
            </w:r>
          </w:p>
        </w:tc>
        <w:tc>
          <w:tcPr>
            <w:tcW w:w="4265" w:type="dxa"/>
          </w:tcPr>
          <w:p w14:paraId="0A9E5EB6" w14:textId="77777777" w:rsidR="00F65D28" w:rsidRPr="00AF36C7" w:rsidRDefault="00F65D28" w:rsidP="00F65D28">
            <w:pPr>
              <w:pStyle w:val="TableParagraph"/>
              <w:numPr>
                <w:ilvl w:val="0"/>
                <w:numId w:val="20"/>
              </w:numPr>
              <w:tabs>
                <w:tab w:val="left" w:pos="224"/>
              </w:tabs>
              <w:spacing w:line="231" w:lineRule="exact"/>
              <w:ind w:left="224" w:hanging="133"/>
              <w:rPr>
                <w:rFonts w:ascii="Abadi" w:hAnsi="Abadi"/>
                <w:sz w:val="20"/>
              </w:rPr>
            </w:pPr>
            <w:r w:rsidRPr="00AF36C7">
              <w:rPr>
                <w:rFonts w:ascii="Abadi" w:hAnsi="Abadi"/>
                <w:spacing w:val="-4"/>
                <w:sz w:val="20"/>
              </w:rPr>
              <w:t>Table</w:t>
            </w:r>
            <w:r w:rsidRPr="00AF36C7">
              <w:rPr>
                <w:rFonts w:ascii="Abadi" w:hAnsi="Abadi"/>
                <w:spacing w:val="-10"/>
                <w:sz w:val="20"/>
              </w:rPr>
              <w:t xml:space="preserve"> </w:t>
            </w:r>
            <w:r w:rsidRPr="00AF36C7">
              <w:rPr>
                <w:rFonts w:ascii="Abadi" w:hAnsi="Abadi"/>
                <w:spacing w:val="-4"/>
                <w:sz w:val="20"/>
              </w:rPr>
              <w:t>of</w:t>
            </w:r>
            <w:r w:rsidRPr="00AF36C7">
              <w:rPr>
                <w:rFonts w:ascii="Abadi" w:hAnsi="Abadi"/>
                <w:spacing w:val="-10"/>
                <w:sz w:val="20"/>
              </w:rPr>
              <w:t xml:space="preserve"> </w:t>
            </w:r>
            <w:r w:rsidRPr="00AF36C7">
              <w:rPr>
                <w:rFonts w:ascii="Abadi" w:hAnsi="Abadi"/>
                <w:spacing w:val="-4"/>
                <w:sz w:val="20"/>
              </w:rPr>
              <w:t>components</w:t>
            </w:r>
            <w:r w:rsidRPr="00AF36C7">
              <w:rPr>
                <w:rFonts w:ascii="Abadi" w:hAnsi="Abadi"/>
                <w:spacing w:val="-9"/>
                <w:sz w:val="20"/>
              </w:rPr>
              <w:t xml:space="preserve"> </w:t>
            </w:r>
            <w:r w:rsidRPr="00AF36C7">
              <w:rPr>
                <w:rFonts w:ascii="Abadi" w:hAnsi="Abadi"/>
                <w:spacing w:val="-4"/>
                <w:sz w:val="20"/>
              </w:rPr>
              <w:t>(MVP)</w:t>
            </w:r>
          </w:p>
          <w:p w14:paraId="78A42E33" w14:textId="77777777" w:rsidR="00F65D28" w:rsidRPr="00AF36C7" w:rsidRDefault="00F65D28" w:rsidP="00F65D28">
            <w:pPr>
              <w:pStyle w:val="TableParagraph"/>
              <w:numPr>
                <w:ilvl w:val="0"/>
                <w:numId w:val="20"/>
              </w:numPr>
              <w:tabs>
                <w:tab w:val="left" w:pos="224"/>
              </w:tabs>
              <w:spacing w:before="53"/>
              <w:ind w:left="224" w:hanging="133"/>
              <w:rPr>
                <w:rFonts w:ascii="Abadi" w:hAnsi="Abadi"/>
                <w:sz w:val="20"/>
              </w:rPr>
            </w:pPr>
            <w:r w:rsidRPr="00AF36C7">
              <w:rPr>
                <w:rFonts w:ascii="Abadi" w:hAnsi="Abadi"/>
                <w:spacing w:val="-2"/>
                <w:sz w:val="20"/>
              </w:rPr>
              <w:t>List</w:t>
            </w:r>
            <w:r w:rsidRPr="00AF36C7">
              <w:rPr>
                <w:rFonts w:ascii="Abadi" w:hAnsi="Abadi"/>
                <w:spacing w:val="-16"/>
                <w:sz w:val="20"/>
              </w:rPr>
              <w:t xml:space="preserve"> </w:t>
            </w:r>
            <w:r w:rsidRPr="00AF36C7">
              <w:rPr>
                <w:rFonts w:ascii="Abadi" w:hAnsi="Abadi"/>
                <w:spacing w:val="-2"/>
                <w:sz w:val="20"/>
              </w:rPr>
              <w:t>of</w:t>
            </w:r>
            <w:r w:rsidRPr="00AF36C7">
              <w:rPr>
                <w:rFonts w:ascii="Abadi" w:hAnsi="Abadi"/>
                <w:spacing w:val="-15"/>
                <w:sz w:val="20"/>
              </w:rPr>
              <w:t xml:space="preserve"> </w:t>
            </w:r>
            <w:r w:rsidRPr="00AF36C7">
              <w:rPr>
                <w:rFonts w:ascii="Abadi" w:hAnsi="Abadi"/>
                <w:spacing w:val="-2"/>
                <w:sz w:val="20"/>
              </w:rPr>
              <w:t>components</w:t>
            </w:r>
            <w:r w:rsidRPr="00AF36C7">
              <w:rPr>
                <w:rFonts w:ascii="Abadi" w:hAnsi="Abadi"/>
                <w:spacing w:val="-15"/>
                <w:sz w:val="20"/>
              </w:rPr>
              <w:t xml:space="preserve"> </w:t>
            </w:r>
            <w:r w:rsidRPr="00AF36C7">
              <w:rPr>
                <w:rFonts w:ascii="Abadi" w:hAnsi="Abadi"/>
                <w:spacing w:val="-2"/>
                <w:sz w:val="20"/>
              </w:rPr>
              <w:t>(photo)</w:t>
            </w:r>
          </w:p>
        </w:tc>
        <w:tc>
          <w:tcPr>
            <w:tcW w:w="566" w:type="dxa"/>
            <w:shd w:val="clear" w:color="auto" w:fill="A4C8EB"/>
          </w:tcPr>
          <w:p w14:paraId="4D8D62AC" w14:textId="77777777" w:rsidR="00F65D28" w:rsidRPr="00AF36C7" w:rsidRDefault="00F65D28" w:rsidP="0075280E">
            <w:pPr>
              <w:pStyle w:val="TableParagraph"/>
              <w:spacing w:before="5"/>
              <w:rPr>
                <w:rFonts w:ascii="Abadi" w:hAnsi="Abadi"/>
                <w:sz w:val="6"/>
              </w:rPr>
            </w:pPr>
          </w:p>
          <w:p w14:paraId="440F3BF9" w14:textId="77777777" w:rsidR="00F65D28" w:rsidRPr="00AF36C7" w:rsidRDefault="00F65D28" w:rsidP="0075280E">
            <w:pPr>
              <w:pStyle w:val="TableParagraph"/>
              <w:ind w:left="89"/>
              <w:rPr>
                <w:rFonts w:ascii="Abadi" w:hAnsi="Abadi"/>
                <w:sz w:val="20"/>
              </w:rPr>
            </w:pPr>
          </w:p>
        </w:tc>
        <w:tc>
          <w:tcPr>
            <w:tcW w:w="477" w:type="dxa"/>
          </w:tcPr>
          <w:p w14:paraId="177C90FB" w14:textId="77777777" w:rsidR="00F65D28" w:rsidRPr="00AF36C7" w:rsidRDefault="00F65D28" w:rsidP="0075280E">
            <w:pPr>
              <w:pStyle w:val="TableParagraph"/>
              <w:rPr>
                <w:rFonts w:ascii="Abadi" w:hAnsi="Abadi"/>
                <w:sz w:val="20"/>
              </w:rPr>
            </w:pPr>
          </w:p>
        </w:tc>
        <w:tc>
          <w:tcPr>
            <w:tcW w:w="425" w:type="dxa"/>
          </w:tcPr>
          <w:p w14:paraId="20D2B8A3" w14:textId="77777777" w:rsidR="00F65D28" w:rsidRPr="00AF36C7" w:rsidRDefault="00F65D28" w:rsidP="0075280E">
            <w:pPr>
              <w:pStyle w:val="TableParagraph"/>
              <w:rPr>
                <w:rFonts w:ascii="Abadi" w:hAnsi="Abadi"/>
                <w:sz w:val="20"/>
              </w:rPr>
            </w:pPr>
          </w:p>
        </w:tc>
      </w:tr>
      <w:tr w:rsidR="00F65D28" w:rsidRPr="00AF36C7" w14:paraId="4F41B32F" w14:textId="77777777" w:rsidTr="000B7293">
        <w:trPr>
          <w:trHeight w:val="851"/>
        </w:trPr>
        <w:tc>
          <w:tcPr>
            <w:tcW w:w="720" w:type="dxa"/>
          </w:tcPr>
          <w:p w14:paraId="1EECD394" w14:textId="77777777" w:rsidR="00F65D28" w:rsidRPr="00AF36C7" w:rsidRDefault="00F65D28" w:rsidP="0075280E">
            <w:pPr>
              <w:pStyle w:val="TableParagraph"/>
              <w:spacing w:before="50"/>
              <w:rPr>
                <w:rFonts w:ascii="Abadi" w:hAnsi="Abadi"/>
                <w:sz w:val="20"/>
              </w:rPr>
            </w:pPr>
          </w:p>
          <w:p w14:paraId="7E7DA7C8" w14:textId="77777777" w:rsidR="00F65D28" w:rsidRPr="00AF36C7" w:rsidRDefault="00F65D28" w:rsidP="0075280E">
            <w:pPr>
              <w:pStyle w:val="TableParagraph"/>
              <w:ind w:left="16" w:right="3"/>
              <w:jc w:val="center"/>
              <w:rPr>
                <w:rFonts w:ascii="Abadi" w:hAnsi="Abadi"/>
                <w:sz w:val="20"/>
              </w:rPr>
            </w:pPr>
            <w:r w:rsidRPr="00AF36C7">
              <w:rPr>
                <w:rFonts w:ascii="Abadi" w:hAnsi="Abadi"/>
                <w:spacing w:val="-5"/>
                <w:sz w:val="20"/>
              </w:rPr>
              <w:t>A3</w:t>
            </w:r>
          </w:p>
        </w:tc>
        <w:tc>
          <w:tcPr>
            <w:tcW w:w="4080" w:type="dxa"/>
          </w:tcPr>
          <w:p w14:paraId="359AADC0" w14:textId="77777777" w:rsidR="00F65D28" w:rsidRPr="00AF36C7" w:rsidRDefault="00F65D28" w:rsidP="0075280E">
            <w:pPr>
              <w:pStyle w:val="TableParagraph"/>
              <w:spacing w:line="292" w:lineRule="auto"/>
              <w:ind w:left="91" w:right="358"/>
              <w:rPr>
                <w:rFonts w:ascii="Abadi" w:hAnsi="Abadi"/>
                <w:b/>
                <w:i/>
                <w:sz w:val="20"/>
              </w:rPr>
            </w:pPr>
            <w:r w:rsidRPr="00AF36C7">
              <w:rPr>
                <w:rFonts w:ascii="Abadi" w:hAnsi="Abadi"/>
                <w:sz w:val="20"/>
              </w:rPr>
              <w:t xml:space="preserve">applying appropriate tools and </w:t>
            </w:r>
            <w:r w:rsidRPr="00AF36C7">
              <w:rPr>
                <w:rFonts w:ascii="Abadi" w:hAnsi="Abadi"/>
                <w:spacing w:val="-2"/>
                <w:sz w:val="20"/>
              </w:rPr>
              <w:t>techniques</w:t>
            </w:r>
            <w:r w:rsidRPr="00AF36C7">
              <w:rPr>
                <w:rFonts w:ascii="Abadi" w:hAnsi="Abadi"/>
                <w:spacing w:val="-21"/>
                <w:sz w:val="20"/>
              </w:rPr>
              <w:t xml:space="preserve"> </w:t>
            </w:r>
            <w:r w:rsidRPr="00AF36C7">
              <w:rPr>
                <w:rFonts w:ascii="Abadi" w:hAnsi="Abadi"/>
                <w:spacing w:val="-2"/>
                <w:sz w:val="20"/>
              </w:rPr>
              <w:t>to</w:t>
            </w:r>
            <w:r w:rsidRPr="00AF36C7">
              <w:rPr>
                <w:rFonts w:ascii="Abadi" w:hAnsi="Abadi"/>
                <w:spacing w:val="-20"/>
                <w:sz w:val="20"/>
              </w:rPr>
              <w:t xml:space="preserve"> </w:t>
            </w:r>
            <w:r w:rsidRPr="00AF36C7">
              <w:rPr>
                <w:rFonts w:ascii="Abadi" w:hAnsi="Abadi"/>
                <w:spacing w:val="-2"/>
                <w:sz w:val="20"/>
              </w:rPr>
              <w:t>meet</w:t>
            </w:r>
            <w:r w:rsidRPr="00AF36C7">
              <w:rPr>
                <w:rFonts w:ascii="Abadi" w:hAnsi="Abadi"/>
                <w:spacing w:val="-20"/>
                <w:sz w:val="20"/>
              </w:rPr>
              <w:t xml:space="preserve"> </w:t>
            </w:r>
            <w:r w:rsidRPr="00AF36C7">
              <w:rPr>
                <w:rFonts w:ascii="Abadi" w:hAnsi="Abadi"/>
                <w:spacing w:val="-2"/>
                <w:sz w:val="20"/>
              </w:rPr>
              <w:t>the</w:t>
            </w:r>
            <w:r w:rsidRPr="00AF36C7">
              <w:rPr>
                <w:rFonts w:ascii="Abadi" w:hAnsi="Abadi"/>
                <w:spacing w:val="-16"/>
                <w:sz w:val="20"/>
              </w:rPr>
              <w:t xml:space="preserve"> </w:t>
            </w:r>
            <w:r w:rsidRPr="00AF36C7">
              <w:rPr>
                <w:rFonts w:ascii="Abadi" w:hAnsi="Abadi"/>
                <w:b/>
                <w:i/>
                <w:spacing w:val="-2"/>
                <w:sz w:val="20"/>
              </w:rPr>
              <w:t>purpose</w:t>
            </w:r>
            <w:r w:rsidRPr="00AF36C7">
              <w:rPr>
                <w:rFonts w:ascii="Abadi" w:hAnsi="Abadi"/>
                <w:b/>
                <w:i/>
                <w:spacing w:val="-18"/>
                <w:sz w:val="20"/>
              </w:rPr>
              <w:t xml:space="preserve"> </w:t>
            </w:r>
            <w:r w:rsidRPr="00AF36C7">
              <w:rPr>
                <w:rFonts w:ascii="Abadi" w:hAnsi="Abadi"/>
                <w:spacing w:val="-2"/>
                <w:sz w:val="20"/>
              </w:rPr>
              <w:t>and</w:t>
            </w:r>
            <w:r w:rsidRPr="00AF36C7">
              <w:rPr>
                <w:rFonts w:ascii="Abadi" w:hAnsi="Abadi"/>
                <w:spacing w:val="-19"/>
                <w:sz w:val="20"/>
              </w:rPr>
              <w:t xml:space="preserve"> </w:t>
            </w:r>
            <w:r w:rsidRPr="00AF36C7">
              <w:rPr>
                <w:rFonts w:ascii="Abadi" w:hAnsi="Abadi"/>
                <w:b/>
                <w:i/>
                <w:spacing w:val="-2"/>
                <w:sz w:val="20"/>
              </w:rPr>
              <w:t>end-</w:t>
            </w:r>
          </w:p>
          <w:p w14:paraId="0A086F9A" w14:textId="77777777" w:rsidR="00F65D28" w:rsidRPr="00AF36C7" w:rsidRDefault="00F65D28" w:rsidP="0075280E">
            <w:pPr>
              <w:pStyle w:val="TableParagraph"/>
              <w:spacing w:before="1"/>
              <w:ind w:left="91"/>
              <w:rPr>
                <w:rFonts w:ascii="Abadi" w:hAnsi="Abadi"/>
                <w:b/>
                <w:i/>
                <w:sz w:val="20"/>
              </w:rPr>
            </w:pPr>
            <w:r w:rsidRPr="00AF36C7">
              <w:rPr>
                <w:rFonts w:ascii="Abadi" w:hAnsi="Abadi"/>
                <w:b/>
                <w:i/>
                <w:spacing w:val="-2"/>
                <w:sz w:val="20"/>
              </w:rPr>
              <w:t>user</w:t>
            </w:r>
            <w:r w:rsidRPr="00AF36C7">
              <w:rPr>
                <w:rFonts w:ascii="Abadi" w:hAnsi="Abadi"/>
                <w:b/>
                <w:i/>
                <w:spacing w:val="-15"/>
                <w:sz w:val="20"/>
              </w:rPr>
              <w:t xml:space="preserve"> </w:t>
            </w:r>
            <w:r w:rsidRPr="00AF36C7">
              <w:rPr>
                <w:rFonts w:ascii="Abadi" w:hAnsi="Abadi"/>
                <w:b/>
                <w:i/>
                <w:spacing w:val="-2"/>
                <w:sz w:val="20"/>
              </w:rPr>
              <w:t>requirements</w:t>
            </w:r>
          </w:p>
        </w:tc>
        <w:tc>
          <w:tcPr>
            <w:tcW w:w="4265" w:type="dxa"/>
          </w:tcPr>
          <w:p w14:paraId="00AE1A0D" w14:textId="77777777" w:rsidR="00F65D28" w:rsidRPr="00AF36C7" w:rsidRDefault="00F65D28" w:rsidP="00F65D28">
            <w:pPr>
              <w:pStyle w:val="TableParagraph"/>
              <w:numPr>
                <w:ilvl w:val="0"/>
                <w:numId w:val="19"/>
              </w:numPr>
              <w:tabs>
                <w:tab w:val="left" w:pos="224"/>
              </w:tabs>
              <w:spacing w:line="292" w:lineRule="auto"/>
              <w:ind w:right="956" w:firstLine="0"/>
              <w:rPr>
                <w:rFonts w:ascii="Abadi" w:hAnsi="Abadi"/>
                <w:sz w:val="20"/>
              </w:rPr>
            </w:pPr>
            <w:r w:rsidRPr="00AF36C7">
              <w:rPr>
                <w:rFonts w:ascii="Abadi" w:hAnsi="Abadi"/>
                <w:spacing w:val="-4"/>
                <w:sz w:val="20"/>
              </w:rPr>
              <w:t>Student</w:t>
            </w:r>
            <w:r w:rsidRPr="00AF36C7">
              <w:rPr>
                <w:rFonts w:ascii="Abadi" w:hAnsi="Abadi"/>
                <w:spacing w:val="-18"/>
                <w:sz w:val="20"/>
              </w:rPr>
              <w:t xml:space="preserve"> </w:t>
            </w:r>
            <w:r w:rsidRPr="00AF36C7">
              <w:rPr>
                <w:rFonts w:ascii="Abadi" w:hAnsi="Abadi"/>
                <w:spacing w:val="-4"/>
                <w:sz w:val="20"/>
              </w:rPr>
              <w:t>must</w:t>
            </w:r>
            <w:r w:rsidRPr="00AF36C7">
              <w:rPr>
                <w:rFonts w:ascii="Abadi" w:hAnsi="Abadi"/>
                <w:spacing w:val="-18"/>
                <w:sz w:val="20"/>
              </w:rPr>
              <w:t xml:space="preserve"> </w:t>
            </w:r>
            <w:r w:rsidRPr="00AF36C7">
              <w:rPr>
                <w:rFonts w:ascii="Abadi" w:hAnsi="Abadi"/>
                <w:spacing w:val="-4"/>
                <w:sz w:val="20"/>
              </w:rPr>
              <w:t>complete</w:t>
            </w:r>
            <w:r w:rsidRPr="00AF36C7">
              <w:rPr>
                <w:rFonts w:ascii="Abadi" w:hAnsi="Abadi"/>
                <w:spacing w:val="-17"/>
                <w:sz w:val="20"/>
              </w:rPr>
              <w:t xml:space="preserve"> </w:t>
            </w:r>
            <w:r w:rsidRPr="00AF36C7">
              <w:rPr>
                <w:rFonts w:ascii="Abadi" w:hAnsi="Abadi"/>
                <w:spacing w:val="-4"/>
                <w:sz w:val="20"/>
              </w:rPr>
              <w:t>a</w:t>
            </w:r>
            <w:r w:rsidRPr="00AF36C7">
              <w:rPr>
                <w:rFonts w:ascii="Abadi" w:hAnsi="Abadi"/>
                <w:spacing w:val="-18"/>
                <w:sz w:val="20"/>
              </w:rPr>
              <w:t xml:space="preserve"> </w:t>
            </w:r>
            <w:r w:rsidRPr="00AF36C7">
              <w:rPr>
                <w:rFonts w:ascii="Abadi" w:hAnsi="Abadi"/>
                <w:spacing w:val="-4"/>
                <w:sz w:val="20"/>
              </w:rPr>
              <w:t>table</w:t>
            </w:r>
            <w:r w:rsidRPr="00AF36C7">
              <w:rPr>
                <w:rFonts w:ascii="Abadi" w:hAnsi="Abadi"/>
                <w:spacing w:val="-18"/>
                <w:sz w:val="20"/>
              </w:rPr>
              <w:t xml:space="preserve"> </w:t>
            </w:r>
            <w:r w:rsidRPr="00AF36C7">
              <w:rPr>
                <w:rFonts w:ascii="Abadi" w:hAnsi="Abadi"/>
                <w:spacing w:val="-4"/>
                <w:sz w:val="20"/>
              </w:rPr>
              <w:t xml:space="preserve">with </w:t>
            </w:r>
            <w:r w:rsidRPr="00AF36C7">
              <w:rPr>
                <w:rFonts w:ascii="Abadi" w:hAnsi="Abadi"/>
                <w:sz w:val="20"/>
              </w:rPr>
              <w:t>the</w:t>
            </w:r>
            <w:r w:rsidRPr="00AF36C7">
              <w:rPr>
                <w:rFonts w:ascii="Abadi" w:hAnsi="Abadi"/>
                <w:spacing w:val="-9"/>
                <w:sz w:val="20"/>
              </w:rPr>
              <w:t xml:space="preserve"> </w:t>
            </w:r>
            <w:r w:rsidRPr="00AF36C7">
              <w:rPr>
                <w:rFonts w:ascii="Abadi" w:hAnsi="Abadi"/>
                <w:sz w:val="20"/>
              </w:rPr>
              <w:t>tools</w:t>
            </w:r>
            <w:r w:rsidRPr="00AF36C7">
              <w:rPr>
                <w:rFonts w:ascii="Abadi" w:hAnsi="Abadi"/>
                <w:spacing w:val="-11"/>
                <w:sz w:val="20"/>
              </w:rPr>
              <w:t xml:space="preserve"> </w:t>
            </w:r>
            <w:r w:rsidRPr="00AF36C7">
              <w:rPr>
                <w:rFonts w:ascii="Abadi" w:hAnsi="Abadi"/>
                <w:sz w:val="20"/>
              </w:rPr>
              <w:t>they</w:t>
            </w:r>
            <w:r w:rsidRPr="00AF36C7">
              <w:rPr>
                <w:rFonts w:ascii="Abadi" w:hAnsi="Abadi"/>
                <w:spacing w:val="-9"/>
                <w:sz w:val="20"/>
              </w:rPr>
              <w:t xml:space="preserve"> </w:t>
            </w:r>
            <w:r w:rsidRPr="00AF36C7">
              <w:rPr>
                <w:rFonts w:ascii="Abadi" w:hAnsi="Abadi"/>
                <w:sz w:val="20"/>
              </w:rPr>
              <w:t>will</w:t>
            </w:r>
            <w:r w:rsidRPr="00AF36C7">
              <w:rPr>
                <w:rFonts w:ascii="Abadi" w:hAnsi="Abadi"/>
                <w:spacing w:val="-9"/>
                <w:sz w:val="20"/>
              </w:rPr>
              <w:t xml:space="preserve"> </w:t>
            </w:r>
            <w:r w:rsidRPr="00AF36C7">
              <w:rPr>
                <w:rFonts w:ascii="Abadi" w:hAnsi="Abadi"/>
                <w:sz w:val="20"/>
              </w:rPr>
              <w:t>use.</w:t>
            </w:r>
            <w:r w:rsidRPr="00AF36C7">
              <w:rPr>
                <w:rFonts w:ascii="Abadi" w:hAnsi="Abadi"/>
                <w:spacing w:val="-9"/>
                <w:sz w:val="20"/>
              </w:rPr>
              <w:t xml:space="preserve"> </w:t>
            </w:r>
            <w:r w:rsidRPr="00AF36C7">
              <w:rPr>
                <w:rFonts w:ascii="Abadi" w:hAnsi="Abadi"/>
                <w:sz w:val="20"/>
              </w:rPr>
              <w:t>Explain</w:t>
            </w:r>
            <w:r w:rsidRPr="00AF36C7">
              <w:rPr>
                <w:rFonts w:ascii="Abadi" w:hAnsi="Abadi"/>
                <w:spacing w:val="-9"/>
                <w:sz w:val="20"/>
              </w:rPr>
              <w:t xml:space="preserve"> </w:t>
            </w:r>
            <w:r w:rsidRPr="00AF36C7">
              <w:rPr>
                <w:rFonts w:ascii="Abadi" w:hAnsi="Abadi"/>
                <w:sz w:val="20"/>
              </w:rPr>
              <w:t>pros</w:t>
            </w:r>
          </w:p>
          <w:p w14:paraId="322A138E" w14:textId="77777777" w:rsidR="00F65D28" w:rsidRPr="00AF36C7" w:rsidRDefault="00F65D28" w:rsidP="0075280E">
            <w:pPr>
              <w:pStyle w:val="TableParagraph"/>
              <w:spacing w:before="1"/>
              <w:ind w:left="91"/>
              <w:rPr>
                <w:rFonts w:ascii="Abadi" w:hAnsi="Abadi"/>
                <w:sz w:val="20"/>
              </w:rPr>
            </w:pPr>
            <w:r w:rsidRPr="00AF36C7">
              <w:rPr>
                <w:rFonts w:ascii="Abadi" w:hAnsi="Abadi"/>
                <w:spacing w:val="-4"/>
                <w:sz w:val="20"/>
              </w:rPr>
              <w:t>and</w:t>
            </w:r>
            <w:r w:rsidRPr="00AF36C7">
              <w:rPr>
                <w:rFonts w:ascii="Abadi" w:hAnsi="Abadi"/>
                <w:spacing w:val="-13"/>
                <w:sz w:val="20"/>
              </w:rPr>
              <w:t xml:space="preserve"> </w:t>
            </w:r>
            <w:r w:rsidRPr="00AF36C7">
              <w:rPr>
                <w:rFonts w:ascii="Abadi" w:hAnsi="Abadi"/>
                <w:spacing w:val="-4"/>
                <w:sz w:val="20"/>
              </w:rPr>
              <w:t>cons.</w:t>
            </w:r>
            <w:r w:rsidRPr="00AF36C7">
              <w:rPr>
                <w:rFonts w:ascii="Abadi" w:hAnsi="Abadi"/>
                <w:spacing w:val="-14"/>
                <w:sz w:val="20"/>
              </w:rPr>
              <w:t xml:space="preserve"> </w:t>
            </w:r>
            <w:r w:rsidRPr="00AF36C7">
              <w:rPr>
                <w:rFonts w:ascii="Abadi" w:hAnsi="Abadi"/>
                <w:spacing w:val="-4"/>
                <w:sz w:val="20"/>
              </w:rPr>
              <w:t>Why</w:t>
            </w:r>
            <w:r w:rsidRPr="00AF36C7">
              <w:rPr>
                <w:rFonts w:ascii="Abadi" w:hAnsi="Abadi"/>
                <w:spacing w:val="-13"/>
                <w:sz w:val="20"/>
              </w:rPr>
              <w:t xml:space="preserve"> </w:t>
            </w:r>
            <w:r w:rsidRPr="00AF36C7">
              <w:rPr>
                <w:rFonts w:ascii="Abadi" w:hAnsi="Abadi"/>
                <w:spacing w:val="-4"/>
                <w:sz w:val="20"/>
              </w:rPr>
              <w:t>do</w:t>
            </w:r>
            <w:r w:rsidRPr="00AF36C7">
              <w:rPr>
                <w:rFonts w:ascii="Abadi" w:hAnsi="Abadi"/>
                <w:spacing w:val="-14"/>
                <w:sz w:val="20"/>
              </w:rPr>
              <w:t xml:space="preserve"> </w:t>
            </w:r>
            <w:r w:rsidRPr="00AF36C7">
              <w:rPr>
                <w:rFonts w:ascii="Abadi" w:hAnsi="Abadi"/>
                <w:spacing w:val="-4"/>
                <w:sz w:val="20"/>
              </w:rPr>
              <w:t>you</w:t>
            </w:r>
            <w:r w:rsidRPr="00AF36C7">
              <w:rPr>
                <w:rFonts w:ascii="Abadi" w:hAnsi="Abadi"/>
                <w:spacing w:val="-14"/>
                <w:sz w:val="20"/>
              </w:rPr>
              <w:t xml:space="preserve"> </w:t>
            </w:r>
            <w:r w:rsidRPr="00AF36C7">
              <w:rPr>
                <w:rFonts w:ascii="Abadi" w:hAnsi="Abadi"/>
                <w:spacing w:val="-4"/>
                <w:sz w:val="20"/>
              </w:rPr>
              <w:t>think</w:t>
            </w:r>
            <w:r w:rsidRPr="00AF36C7">
              <w:rPr>
                <w:rFonts w:ascii="Abadi" w:hAnsi="Abadi"/>
                <w:spacing w:val="-15"/>
                <w:sz w:val="20"/>
              </w:rPr>
              <w:t xml:space="preserve"> </w:t>
            </w:r>
            <w:r w:rsidRPr="00AF36C7">
              <w:rPr>
                <w:rFonts w:ascii="Abadi" w:hAnsi="Abadi"/>
                <w:spacing w:val="-4"/>
                <w:sz w:val="20"/>
              </w:rPr>
              <w:t>it</w:t>
            </w:r>
            <w:r w:rsidRPr="00AF36C7">
              <w:rPr>
                <w:rFonts w:ascii="Abadi" w:hAnsi="Abadi"/>
                <w:spacing w:val="-14"/>
                <w:sz w:val="20"/>
              </w:rPr>
              <w:t xml:space="preserve"> </w:t>
            </w:r>
            <w:r w:rsidRPr="00AF36C7">
              <w:rPr>
                <w:rFonts w:ascii="Abadi" w:hAnsi="Abadi"/>
                <w:spacing w:val="-4"/>
                <w:sz w:val="20"/>
              </w:rPr>
              <w:t>is</w:t>
            </w:r>
            <w:r w:rsidRPr="00AF36C7">
              <w:rPr>
                <w:rFonts w:ascii="Abadi" w:hAnsi="Abadi"/>
                <w:spacing w:val="-14"/>
                <w:sz w:val="20"/>
              </w:rPr>
              <w:t xml:space="preserve"> </w:t>
            </w:r>
            <w:r w:rsidRPr="00AF36C7">
              <w:rPr>
                <w:rFonts w:ascii="Abadi" w:hAnsi="Abadi"/>
                <w:spacing w:val="-4"/>
                <w:sz w:val="20"/>
              </w:rPr>
              <w:t>appropriate.</w:t>
            </w:r>
          </w:p>
        </w:tc>
        <w:tc>
          <w:tcPr>
            <w:tcW w:w="566" w:type="dxa"/>
            <w:shd w:val="clear" w:color="auto" w:fill="A4C8EB"/>
          </w:tcPr>
          <w:p w14:paraId="133CF639" w14:textId="77777777" w:rsidR="00F65D28" w:rsidRPr="00AF36C7" w:rsidRDefault="00F65D28" w:rsidP="0075280E">
            <w:pPr>
              <w:pStyle w:val="TableParagraph"/>
              <w:spacing w:before="7" w:after="1"/>
              <w:rPr>
                <w:rFonts w:ascii="Abadi" w:hAnsi="Abadi"/>
                <w:sz w:val="18"/>
              </w:rPr>
            </w:pPr>
          </w:p>
          <w:p w14:paraId="24BE9A33" w14:textId="77777777" w:rsidR="00F65D28" w:rsidRPr="00AF36C7" w:rsidRDefault="00F65D28" w:rsidP="0075280E">
            <w:pPr>
              <w:pStyle w:val="TableParagraph"/>
              <w:ind w:left="89"/>
              <w:rPr>
                <w:rFonts w:ascii="Abadi" w:hAnsi="Abadi"/>
                <w:sz w:val="20"/>
              </w:rPr>
            </w:pPr>
          </w:p>
        </w:tc>
        <w:tc>
          <w:tcPr>
            <w:tcW w:w="477" w:type="dxa"/>
          </w:tcPr>
          <w:p w14:paraId="3F2E5C2C" w14:textId="77777777" w:rsidR="00F65D28" w:rsidRPr="00AF36C7" w:rsidRDefault="00F65D28" w:rsidP="0075280E">
            <w:pPr>
              <w:pStyle w:val="TableParagraph"/>
              <w:rPr>
                <w:rFonts w:ascii="Abadi" w:hAnsi="Abadi"/>
                <w:sz w:val="20"/>
              </w:rPr>
            </w:pPr>
          </w:p>
        </w:tc>
        <w:tc>
          <w:tcPr>
            <w:tcW w:w="425" w:type="dxa"/>
          </w:tcPr>
          <w:p w14:paraId="7092EAAC" w14:textId="77777777" w:rsidR="00F65D28" w:rsidRPr="00AF36C7" w:rsidRDefault="00F65D28" w:rsidP="0075280E">
            <w:pPr>
              <w:pStyle w:val="TableParagraph"/>
              <w:rPr>
                <w:rFonts w:ascii="Abadi" w:hAnsi="Abadi"/>
                <w:sz w:val="20"/>
              </w:rPr>
            </w:pPr>
          </w:p>
        </w:tc>
      </w:tr>
      <w:tr w:rsidR="00F65D28" w:rsidRPr="00AF36C7" w14:paraId="5492A978" w14:textId="77777777" w:rsidTr="000B7293">
        <w:trPr>
          <w:trHeight w:val="851"/>
        </w:trPr>
        <w:tc>
          <w:tcPr>
            <w:tcW w:w="720" w:type="dxa"/>
          </w:tcPr>
          <w:p w14:paraId="2683DEBA" w14:textId="77777777" w:rsidR="00F65D28" w:rsidRPr="00AF36C7" w:rsidRDefault="00F65D28" w:rsidP="0075280E">
            <w:pPr>
              <w:pStyle w:val="TableParagraph"/>
              <w:spacing w:before="50"/>
              <w:rPr>
                <w:rFonts w:ascii="Abadi" w:hAnsi="Abadi"/>
                <w:sz w:val="20"/>
              </w:rPr>
            </w:pPr>
          </w:p>
          <w:p w14:paraId="2C045871" w14:textId="77777777" w:rsidR="00F65D28" w:rsidRPr="00AF36C7" w:rsidRDefault="00F65D28" w:rsidP="0075280E">
            <w:pPr>
              <w:pStyle w:val="TableParagraph"/>
              <w:ind w:left="16" w:right="3"/>
              <w:jc w:val="center"/>
              <w:rPr>
                <w:rFonts w:ascii="Abadi" w:hAnsi="Abadi"/>
                <w:sz w:val="20"/>
              </w:rPr>
            </w:pPr>
            <w:r w:rsidRPr="00AF36C7">
              <w:rPr>
                <w:rFonts w:ascii="Abadi" w:hAnsi="Abadi"/>
                <w:spacing w:val="-5"/>
                <w:sz w:val="20"/>
              </w:rPr>
              <w:t>A4</w:t>
            </w:r>
          </w:p>
        </w:tc>
        <w:tc>
          <w:tcPr>
            <w:tcW w:w="4080" w:type="dxa"/>
          </w:tcPr>
          <w:p w14:paraId="3DC1BCD8" w14:textId="77777777" w:rsidR="00F65D28" w:rsidRPr="00AF36C7" w:rsidRDefault="00F65D28" w:rsidP="0075280E">
            <w:pPr>
              <w:pStyle w:val="TableParagraph"/>
              <w:spacing w:line="231" w:lineRule="exact"/>
              <w:ind w:left="91"/>
              <w:rPr>
                <w:rFonts w:ascii="Abadi" w:hAnsi="Abadi"/>
                <w:sz w:val="20"/>
              </w:rPr>
            </w:pPr>
            <w:r w:rsidRPr="00AF36C7">
              <w:rPr>
                <w:rFonts w:ascii="Abadi" w:hAnsi="Abadi"/>
                <w:spacing w:val="-6"/>
                <w:sz w:val="20"/>
              </w:rPr>
              <w:t>Trialling</w:t>
            </w:r>
            <w:r w:rsidRPr="00AF36C7">
              <w:rPr>
                <w:rFonts w:ascii="Abadi" w:hAnsi="Abadi"/>
                <w:spacing w:val="-10"/>
                <w:sz w:val="20"/>
              </w:rPr>
              <w:t xml:space="preserve"> </w:t>
            </w:r>
            <w:r w:rsidRPr="00AF36C7">
              <w:rPr>
                <w:rFonts w:ascii="Abadi" w:hAnsi="Abadi"/>
                <w:spacing w:val="-6"/>
                <w:sz w:val="20"/>
              </w:rPr>
              <w:t>components</w:t>
            </w:r>
            <w:r w:rsidRPr="00AF36C7">
              <w:rPr>
                <w:rFonts w:ascii="Abadi" w:hAnsi="Abadi"/>
                <w:spacing w:val="-10"/>
                <w:sz w:val="20"/>
              </w:rPr>
              <w:t xml:space="preserve"> </w:t>
            </w:r>
            <w:r w:rsidRPr="00AF36C7">
              <w:rPr>
                <w:rFonts w:ascii="Abadi" w:hAnsi="Abadi"/>
                <w:spacing w:val="-6"/>
                <w:sz w:val="20"/>
              </w:rPr>
              <w:t>of</w:t>
            </w:r>
            <w:r w:rsidRPr="00AF36C7">
              <w:rPr>
                <w:rFonts w:ascii="Abadi" w:hAnsi="Abadi"/>
                <w:spacing w:val="-10"/>
                <w:sz w:val="20"/>
              </w:rPr>
              <w:t xml:space="preserve"> </w:t>
            </w:r>
            <w:r w:rsidRPr="00AF36C7">
              <w:rPr>
                <w:rFonts w:ascii="Abadi" w:hAnsi="Abadi"/>
                <w:spacing w:val="-6"/>
                <w:sz w:val="20"/>
              </w:rPr>
              <w:t>the</w:t>
            </w:r>
            <w:r w:rsidRPr="00AF36C7">
              <w:rPr>
                <w:rFonts w:ascii="Abadi" w:hAnsi="Abadi"/>
                <w:spacing w:val="-12"/>
                <w:sz w:val="20"/>
              </w:rPr>
              <w:t xml:space="preserve"> </w:t>
            </w:r>
            <w:r w:rsidRPr="00AF36C7">
              <w:rPr>
                <w:rFonts w:ascii="Abadi" w:hAnsi="Abadi"/>
                <w:spacing w:val="-6"/>
                <w:sz w:val="20"/>
              </w:rPr>
              <w:t>outcome.</w:t>
            </w:r>
          </w:p>
          <w:p w14:paraId="4C76837C" w14:textId="77777777" w:rsidR="00F65D28" w:rsidRPr="00AF36C7" w:rsidRDefault="00F65D28" w:rsidP="0075280E">
            <w:pPr>
              <w:pStyle w:val="TableParagraph"/>
              <w:spacing w:before="10" w:line="286" w:lineRule="exact"/>
              <w:ind w:left="91" w:right="358"/>
              <w:rPr>
                <w:rFonts w:ascii="Abadi" w:hAnsi="Abadi"/>
                <w:b/>
                <w:i/>
                <w:sz w:val="20"/>
              </w:rPr>
            </w:pPr>
            <w:r w:rsidRPr="00AF36C7">
              <w:rPr>
                <w:rFonts w:ascii="Abadi" w:hAnsi="Abadi"/>
                <w:b/>
                <w:i/>
                <w:w w:val="90"/>
                <w:sz w:val="20"/>
              </w:rPr>
              <w:t xml:space="preserve">Applying appropriate data integrity and </w:t>
            </w:r>
            <w:r w:rsidRPr="00AF36C7">
              <w:rPr>
                <w:rFonts w:ascii="Abadi" w:hAnsi="Abadi"/>
                <w:b/>
                <w:i/>
                <w:sz w:val="20"/>
              </w:rPr>
              <w:t>testing</w:t>
            </w:r>
            <w:r w:rsidRPr="00AF36C7">
              <w:rPr>
                <w:rFonts w:ascii="Abadi" w:hAnsi="Abadi"/>
                <w:b/>
                <w:i/>
                <w:spacing w:val="-22"/>
                <w:sz w:val="20"/>
              </w:rPr>
              <w:t xml:space="preserve"> </w:t>
            </w:r>
            <w:r w:rsidRPr="00AF36C7">
              <w:rPr>
                <w:rFonts w:ascii="Abadi" w:hAnsi="Abadi"/>
                <w:b/>
                <w:i/>
                <w:sz w:val="20"/>
              </w:rPr>
              <w:t>procedures.</w:t>
            </w:r>
          </w:p>
        </w:tc>
        <w:tc>
          <w:tcPr>
            <w:tcW w:w="4265" w:type="dxa"/>
          </w:tcPr>
          <w:p w14:paraId="799EFDCA" w14:textId="77777777" w:rsidR="00F65D28" w:rsidRPr="00AF36C7" w:rsidRDefault="00F65D28" w:rsidP="00F65D28">
            <w:pPr>
              <w:pStyle w:val="TableParagraph"/>
              <w:numPr>
                <w:ilvl w:val="0"/>
                <w:numId w:val="18"/>
              </w:numPr>
              <w:tabs>
                <w:tab w:val="left" w:pos="224"/>
              </w:tabs>
              <w:spacing w:line="231" w:lineRule="exact"/>
              <w:ind w:left="224" w:hanging="133"/>
              <w:rPr>
                <w:rFonts w:ascii="Abadi" w:hAnsi="Abadi"/>
                <w:sz w:val="20"/>
              </w:rPr>
            </w:pPr>
            <w:r w:rsidRPr="00AF36C7">
              <w:rPr>
                <w:rFonts w:ascii="Abadi" w:hAnsi="Abadi"/>
                <w:w w:val="90"/>
                <w:sz w:val="20"/>
              </w:rPr>
              <w:t>Fill</w:t>
            </w:r>
            <w:r w:rsidRPr="00AF36C7">
              <w:rPr>
                <w:rFonts w:ascii="Abadi" w:hAnsi="Abadi"/>
                <w:spacing w:val="-4"/>
                <w:w w:val="90"/>
                <w:sz w:val="20"/>
              </w:rPr>
              <w:t xml:space="preserve"> </w:t>
            </w:r>
            <w:r w:rsidRPr="00AF36C7">
              <w:rPr>
                <w:rFonts w:ascii="Abadi" w:hAnsi="Abadi"/>
                <w:w w:val="90"/>
                <w:sz w:val="20"/>
              </w:rPr>
              <w:t>a</w:t>
            </w:r>
            <w:r w:rsidRPr="00AF36C7">
              <w:rPr>
                <w:rFonts w:ascii="Abadi" w:hAnsi="Abadi"/>
                <w:spacing w:val="-3"/>
                <w:w w:val="90"/>
                <w:sz w:val="20"/>
              </w:rPr>
              <w:t xml:space="preserve"> </w:t>
            </w:r>
            <w:r w:rsidRPr="00AF36C7">
              <w:rPr>
                <w:rFonts w:ascii="Abadi" w:hAnsi="Abadi"/>
                <w:w w:val="90"/>
                <w:sz w:val="20"/>
              </w:rPr>
              <w:t>table</w:t>
            </w:r>
            <w:r w:rsidRPr="00AF36C7">
              <w:rPr>
                <w:rFonts w:ascii="Abadi" w:hAnsi="Abadi"/>
                <w:spacing w:val="-3"/>
                <w:w w:val="90"/>
                <w:sz w:val="20"/>
              </w:rPr>
              <w:t xml:space="preserve"> </w:t>
            </w:r>
            <w:r w:rsidRPr="00AF36C7">
              <w:rPr>
                <w:rFonts w:ascii="Abadi" w:hAnsi="Abadi"/>
                <w:spacing w:val="-2"/>
                <w:w w:val="90"/>
                <w:sz w:val="20"/>
              </w:rPr>
              <w:t>(Trailing)</w:t>
            </w:r>
          </w:p>
          <w:p w14:paraId="637B351A" w14:textId="77777777" w:rsidR="00F65D28" w:rsidRPr="00AF36C7" w:rsidRDefault="00F65D28" w:rsidP="00F65D28">
            <w:pPr>
              <w:pStyle w:val="TableParagraph"/>
              <w:numPr>
                <w:ilvl w:val="0"/>
                <w:numId w:val="18"/>
              </w:numPr>
              <w:tabs>
                <w:tab w:val="left" w:pos="224"/>
              </w:tabs>
              <w:spacing w:before="10" w:line="286" w:lineRule="exact"/>
              <w:ind w:right="816" w:firstLine="0"/>
              <w:rPr>
                <w:rFonts w:ascii="Abadi" w:hAnsi="Abadi"/>
                <w:sz w:val="20"/>
              </w:rPr>
            </w:pPr>
            <w:r w:rsidRPr="00AF36C7">
              <w:rPr>
                <w:rFonts w:ascii="Abadi" w:hAnsi="Abadi"/>
                <w:spacing w:val="-4"/>
                <w:sz w:val="20"/>
              </w:rPr>
              <w:t>Describe</w:t>
            </w:r>
            <w:r w:rsidRPr="00AF36C7">
              <w:rPr>
                <w:rFonts w:ascii="Abadi" w:hAnsi="Abadi"/>
                <w:spacing w:val="-16"/>
                <w:sz w:val="20"/>
              </w:rPr>
              <w:t xml:space="preserve"> </w:t>
            </w:r>
            <w:r w:rsidRPr="00AF36C7">
              <w:rPr>
                <w:rFonts w:ascii="Abadi" w:hAnsi="Abadi"/>
                <w:spacing w:val="-4"/>
                <w:sz w:val="20"/>
              </w:rPr>
              <w:t>the</w:t>
            </w:r>
            <w:r w:rsidRPr="00AF36C7">
              <w:rPr>
                <w:rFonts w:ascii="Abadi" w:hAnsi="Abadi"/>
                <w:spacing w:val="-16"/>
                <w:sz w:val="20"/>
              </w:rPr>
              <w:t xml:space="preserve"> </w:t>
            </w:r>
            <w:r w:rsidRPr="00AF36C7">
              <w:rPr>
                <w:rFonts w:ascii="Abadi" w:hAnsi="Abadi"/>
                <w:spacing w:val="-4"/>
                <w:sz w:val="20"/>
              </w:rPr>
              <w:t>testing</w:t>
            </w:r>
            <w:r w:rsidRPr="00AF36C7">
              <w:rPr>
                <w:rFonts w:ascii="Abadi" w:hAnsi="Abadi"/>
                <w:spacing w:val="-16"/>
                <w:sz w:val="20"/>
              </w:rPr>
              <w:t xml:space="preserve"> </w:t>
            </w:r>
            <w:r w:rsidRPr="00AF36C7">
              <w:rPr>
                <w:rFonts w:ascii="Abadi" w:hAnsi="Abadi"/>
                <w:spacing w:val="-4"/>
                <w:sz w:val="20"/>
              </w:rPr>
              <w:t>(How</w:t>
            </w:r>
            <w:r w:rsidRPr="00AF36C7">
              <w:rPr>
                <w:rFonts w:ascii="Abadi" w:hAnsi="Abadi"/>
                <w:spacing w:val="-16"/>
                <w:sz w:val="20"/>
              </w:rPr>
              <w:t xml:space="preserve"> </w:t>
            </w:r>
            <w:r w:rsidRPr="00AF36C7">
              <w:rPr>
                <w:rFonts w:ascii="Abadi" w:hAnsi="Abadi"/>
                <w:spacing w:val="-4"/>
                <w:sz w:val="20"/>
              </w:rPr>
              <w:t>do</w:t>
            </w:r>
            <w:r w:rsidRPr="00AF36C7">
              <w:rPr>
                <w:rFonts w:ascii="Abadi" w:hAnsi="Abadi"/>
                <w:spacing w:val="-16"/>
                <w:sz w:val="20"/>
              </w:rPr>
              <w:t xml:space="preserve"> </w:t>
            </w:r>
            <w:r w:rsidRPr="00AF36C7">
              <w:rPr>
                <w:rFonts w:ascii="Abadi" w:hAnsi="Abadi"/>
                <w:spacing w:val="-4"/>
                <w:sz w:val="20"/>
              </w:rPr>
              <w:t>you</w:t>
            </w:r>
            <w:r w:rsidRPr="00AF36C7">
              <w:rPr>
                <w:rFonts w:ascii="Abadi" w:hAnsi="Abadi"/>
                <w:spacing w:val="-16"/>
                <w:sz w:val="20"/>
              </w:rPr>
              <w:t xml:space="preserve"> </w:t>
            </w:r>
            <w:r w:rsidRPr="00AF36C7">
              <w:rPr>
                <w:rFonts w:ascii="Abadi" w:hAnsi="Abadi"/>
                <w:spacing w:val="-4"/>
                <w:sz w:val="20"/>
              </w:rPr>
              <w:t xml:space="preserve">test </w:t>
            </w:r>
            <w:r w:rsidRPr="00AF36C7">
              <w:rPr>
                <w:rFonts w:ascii="Abadi" w:hAnsi="Abadi"/>
                <w:sz w:val="20"/>
              </w:rPr>
              <w:t>your</w:t>
            </w:r>
            <w:r w:rsidRPr="00AF36C7">
              <w:rPr>
                <w:rFonts w:ascii="Abadi" w:hAnsi="Abadi"/>
                <w:spacing w:val="-20"/>
                <w:sz w:val="20"/>
              </w:rPr>
              <w:t xml:space="preserve"> </w:t>
            </w:r>
            <w:r w:rsidRPr="00AF36C7">
              <w:rPr>
                <w:rFonts w:ascii="Abadi" w:hAnsi="Abadi"/>
                <w:sz w:val="20"/>
              </w:rPr>
              <w:t>components)</w:t>
            </w:r>
          </w:p>
        </w:tc>
        <w:tc>
          <w:tcPr>
            <w:tcW w:w="566" w:type="dxa"/>
            <w:shd w:val="clear" w:color="auto" w:fill="A4C8EB"/>
          </w:tcPr>
          <w:p w14:paraId="08B11711" w14:textId="77777777" w:rsidR="00F65D28" w:rsidRPr="00AF36C7" w:rsidRDefault="00F65D28" w:rsidP="0075280E">
            <w:pPr>
              <w:pStyle w:val="TableParagraph"/>
              <w:spacing w:before="7" w:after="1"/>
              <w:rPr>
                <w:rFonts w:ascii="Abadi" w:hAnsi="Abadi"/>
                <w:sz w:val="18"/>
              </w:rPr>
            </w:pPr>
          </w:p>
          <w:p w14:paraId="0CCE9AE1" w14:textId="77777777" w:rsidR="00F65D28" w:rsidRPr="00AF36C7" w:rsidRDefault="00F65D28" w:rsidP="0075280E">
            <w:pPr>
              <w:pStyle w:val="TableParagraph"/>
              <w:ind w:left="89"/>
              <w:rPr>
                <w:rFonts w:ascii="Abadi" w:hAnsi="Abadi"/>
                <w:sz w:val="20"/>
              </w:rPr>
            </w:pPr>
          </w:p>
        </w:tc>
        <w:tc>
          <w:tcPr>
            <w:tcW w:w="477" w:type="dxa"/>
          </w:tcPr>
          <w:p w14:paraId="6D1869F3" w14:textId="77777777" w:rsidR="00F65D28" w:rsidRPr="00AF36C7" w:rsidRDefault="00F65D28" w:rsidP="0075280E">
            <w:pPr>
              <w:pStyle w:val="TableParagraph"/>
              <w:rPr>
                <w:rFonts w:ascii="Abadi" w:hAnsi="Abadi"/>
                <w:sz w:val="20"/>
              </w:rPr>
            </w:pPr>
          </w:p>
        </w:tc>
        <w:tc>
          <w:tcPr>
            <w:tcW w:w="425" w:type="dxa"/>
          </w:tcPr>
          <w:p w14:paraId="5CA582AA" w14:textId="77777777" w:rsidR="00F65D28" w:rsidRPr="00AF36C7" w:rsidRDefault="00F65D28" w:rsidP="0075280E">
            <w:pPr>
              <w:pStyle w:val="TableParagraph"/>
              <w:rPr>
                <w:rFonts w:ascii="Abadi" w:hAnsi="Abadi"/>
                <w:sz w:val="20"/>
              </w:rPr>
            </w:pPr>
          </w:p>
        </w:tc>
      </w:tr>
      <w:tr w:rsidR="00F65D28" w:rsidRPr="00AF36C7" w14:paraId="3ACC137F" w14:textId="77777777" w:rsidTr="000B7293">
        <w:trPr>
          <w:trHeight w:val="1134"/>
        </w:trPr>
        <w:tc>
          <w:tcPr>
            <w:tcW w:w="720" w:type="dxa"/>
          </w:tcPr>
          <w:p w14:paraId="197C4826" w14:textId="77777777" w:rsidR="00F65D28" w:rsidRPr="00AF36C7" w:rsidRDefault="00F65D28" w:rsidP="0075280E">
            <w:pPr>
              <w:pStyle w:val="TableParagraph"/>
              <w:spacing w:before="194"/>
              <w:rPr>
                <w:rFonts w:ascii="Abadi" w:hAnsi="Abadi"/>
                <w:sz w:val="20"/>
              </w:rPr>
            </w:pPr>
          </w:p>
          <w:p w14:paraId="4FE88E54" w14:textId="77777777" w:rsidR="00F65D28" w:rsidRPr="00AF36C7" w:rsidRDefault="00F65D28" w:rsidP="0075280E">
            <w:pPr>
              <w:pStyle w:val="TableParagraph"/>
              <w:ind w:left="16" w:right="3"/>
              <w:jc w:val="center"/>
              <w:rPr>
                <w:rFonts w:ascii="Abadi" w:hAnsi="Abadi"/>
                <w:sz w:val="20"/>
              </w:rPr>
            </w:pPr>
            <w:r w:rsidRPr="00AF36C7">
              <w:rPr>
                <w:rFonts w:ascii="Abadi" w:hAnsi="Abadi"/>
                <w:spacing w:val="-5"/>
                <w:sz w:val="20"/>
              </w:rPr>
              <w:t>A5</w:t>
            </w:r>
          </w:p>
        </w:tc>
        <w:tc>
          <w:tcPr>
            <w:tcW w:w="4080" w:type="dxa"/>
          </w:tcPr>
          <w:p w14:paraId="27A91305" w14:textId="77777777" w:rsidR="00F65D28" w:rsidRPr="00AF36C7" w:rsidRDefault="00F65D28" w:rsidP="0075280E">
            <w:pPr>
              <w:pStyle w:val="TableParagraph"/>
              <w:spacing w:line="292" w:lineRule="auto"/>
              <w:ind w:left="91" w:right="358"/>
              <w:rPr>
                <w:rFonts w:ascii="Abadi" w:hAnsi="Abadi"/>
                <w:sz w:val="20"/>
              </w:rPr>
            </w:pPr>
            <w:r w:rsidRPr="00AF36C7">
              <w:rPr>
                <w:rFonts w:ascii="Abadi" w:hAnsi="Abadi"/>
                <w:spacing w:val="-6"/>
                <w:sz w:val="20"/>
              </w:rPr>
              <w:t>Testing</w:t>
            </w:r>
            <w:r w:rsidRPr="00AF36C7">
              <w:rPr>
                <w:rFonts w:ascii="Abadi" w:hAnsi="Abadi"/>
                <w:spacing w:val="-14"/>
                <w:sz w:val="20"/>
              </w:rPr>
              <w:t xml:space="preserve"> </w:t>
            </w:r>
            <w:r w:rsidRPr="00AF36C7">
              <w:rPr>
                <w:rFonts w:ascii="Abadi" w:hAnsi="Abadi"/>
                <w:spacing w:val="-6"/>
                <w:sz w:val="20"/>
              </w:rPr>
              <w:t>that</w:t>
            </w:r>
            <w:r w:rsidRPr="00AF36C7">
              <w:rPr>
                <w:rFonts w:ascii="Abadi" w:hAnsi="Abadi"/>
                <w:spacing w:val="-14"/>
                <w:sz w:val="20"/>
              </w:rPr>
              <w:t xml:space="preserve"> </w:t>
            </w:r>
            <w:r w:rsidRPr="00AF36C7">
              <w:rPr>
                <w:rFonts w:ascii="Abadi" w:hAnsi="Abadi"/>
                <w:spacing w:val="-6"/>
                <w:sz w:val="20"/>
              </w:rPr>
              <w:t>the</w:t>
            </w:r>
            <w:r w:rsidRPr="00AF36C7">
              <w:rPr>
                <w:rFonts w:ascii="Abadi" w:hAnsi="Abadi"/>
                <w:spacing w:val="-14"/>
                <w:sz w:val="20"/>
              </w:rPr>
              <w:t xml:space="preserve"> </w:t>
            </w:r>
            <w:r w:rsidRPr="00AF36C7">
              <w:rPr>
                <w:rFonts w:ascii="Abadi" w:hAnsi="Abadi"/>
                <w:spacing w:val="-6"/>
                <w:sz w:val="20"/>
              </w:rPr>
              <w:t>digital</w:t>
            </w:r>
            <w:r w:rsidRPr="00AF36C7">
              <w:rPr>
                <w:rFonts w:ascii="Abadi" w:hAnsi="Abadi"/>
                <w:spacing w:val="-14"/>
                <w:sz w:val="20"/>
              </w:rPr>
              <w:t xml:space="preserve"> </w:t>
            </w:r>
            <w:r w:rsidRPr="00AF36C7">
              <w:rPr>
                <w:rFonts w:ascii="Abadi" w:hAnsi="Abadi"/>
                <w:spacing w:val="-6"/>
                <w:sz w:val="20"/>
              </w:rPr>
              <w:t xml:space="preserve">technologies </w:t>
            </w:r>
            <w:r w:rsidRPr="00AF36C7">
              <w:rPr>
                <w:rFonts w:ascii="Abadi" w:hAnsi="Abadi"/>
                <w:sz w:val="20"/>
              </w:rPr>
              <w:t>outcome functions as intended.</w:t>
            </w:r>
          </w:p>
          <w:p w14:paraId="1C4B6CE0" w14:textId="77777777" w:rsidR="00F65D28" w:rsidRPr="00AF36C7" w:rsidRDefault="00F65D28" w:rsidP="0075280E">
            <w:pPr>
              <w:pStyle w:val="TableParagraph"/>
              <w:spacing w:before="1"/>
              <w:ind w:left="91"/>
              <w:rPr>
                <w:rFonts w:ascii="Abadi" w:hAnsi="Abadi"/>
                <w:b/>
                <w:i/>
                <w:sz w:val="20"/>
              </w:rPr>
            </w:pPr>
            <w:r w:rsidRPr="00AF36C7">
              <w:rPr>
                <w:rFonts w:ascii="Abadi" w:hAnsi="Abadi"/>
                <w:b/>
                <w:i/>
                <w:spacing w:val="-4"/>
                <w:sz w:val="20"/>
              </w:rPr>
              <w:t>Apply</w:t>
            </w:r>
            <w:r w:rsidRPr="00AF36C7">
              <w:rPr>
                <w:rFonts w:ascii="Abadi" w:hAnsi="Abadi"/>
                <w:b/>
                <w:i/>
                <w:spacing w:val="-14"/>
                <w:sz w:val="20"/>
              </w:rPr>
              <w:t xml:space="preserve"> </w:t>
            </w:r>
            <w:r w:rsidRPr="00AF36C7">
              <w:rPr>
                <w:rFonts w:ascii="Abadi" w:hAnsi="Abadi"/>
                <w:b/>
                <w:i/>
                <w:spacing w:val="-4"/>
                <w:sz w:val="20"/>
              </w:rPr>
              <w:t>user</w:t>
            </w:r>
            <w:r w:rsidRPr="00AF36C7">
              <w:rPr>
                <w:rFonts w:ascii="Abadi" w:hAnsi="Abadi"/>
                <w:b/>
                <w:i/>
                <w:spacing w:val="-16"/>
                <w:sz w:val="20"/>
              </w:rPr>
              <w:t xml:space="preserve"> </w:t>
            </w:r>
            <w:r w:rsidRPr="00AF36C7">
              <w:rPr>
                <w:rFonts w:ascii="Abadi" w:hAnsi="Abadi"/>
                <w:b/>
                <w:i/>
                <w:spacing w:val="-4"/>
                <w:sz w:val="20"/>
              </w:rPr>
              <w:t>experience</w:t>
            </w:r>
            <w:r w:rsidRPr="00AF36C7">
              <w:rPr>
                <w:rFonts w:ascii="Abadi" w:hAnsi="Abadi"/>
                <w:b/>
                <w:i/>
                <w:spacing w:val="-14"/>
                <w:sz w:val="20"/>
              </w:rPr>
              <w:t xml:space="preserve"> </w:t>
            </w:r>
            <w:r w:rsidRPr="00AF36C7">
              <w:rPr>
                <w:rFonts w:ascii="Abadi" w:hAnsi="Abadi"/>
                <w:b/>
                <w:i/>
                <w:spacing w:val="-4"/>
                <w:sz w:val="20"/>
              </w:rPr>
              <w:t>principles</w:t>
            </w:r>
          </w:p>
          <w:p w14:paraId="149CA0D9" w14:textId="77777777" w:rsidR="00F65D28" w:rsidRPr="00AF36C7" w:rsidRDefault="00F65D28" w:rsidP="0075280E">
            <w:pPr>
              <w:pStyle w:val="TableParagraph"/>
              <w:spacing w:before="51"/>
              <w:ind w:left="91"/>
              <w:rPr>
                <w:rFonts w:ascii="Abadi" w:hAnsi="Abadi"/>
                <w:b/>
                <w:i/>
                <w:sz w:val="20"/>
              </w:rPr>
            </w:pPr>
            <w:r w:rsidRPr="00AF36C7">
              <w:rPr>
                <w:rFonts w:ascii="Abadi" w:hAnsi="Abadi"/>
                <w:b/>
                <w:i/>
                <w:w w:val="90"/>
                <w:sz w:val="20"/>
              </w:rPr>
              <w:t>relevant</w:t>
            </w:r>
            <w:r w:rsidRPr="00AF36C7">
              <w:rPr>
                <w:rFonts w:ascii="Abadi" w:hAnsi="Abadi"/>
                <w:b/>
                <w:i/>
                <w:spacing w:val="-2"/>
                <w:sz w:val="20"/>
              </w:rPr>
              <w:t xml:space="preserve"> </w:t>
            </w:r>
            <w:r w:rsidRPr="00AF36C7">
              <w:rPr>
                <w:rFonts w:ascii="Abadi" w:hAnsi="Abadi"/>
                <w:b/>
                <w:i/>
                <w:w w:val="90"/>
                <w:sz w:val="20"/>
              </w:rPr>
              <w:t>to</w:t>
            </w:r>
            <w:r w:rsidRPr="00AF36C7">
              <w:rPr>
                <w:rFonts w:ascii="Abadi" w:hAnsi="Abadi"/>
                <w:b/>
                <w:i/>
                <w:spacing w:val="-1"/>
                <w:sz w:val="20"/>
              </w:rPr>
              <w:t xml:space="preserve"> </w:t>
            </w:r>
            <w:r w:rsidRPr="00AF36C7">
              <w:rPr>
                <w:rFonts w:ascii="Abadi" w:hAnsi="Abadi"/>
                <w:b/>
                <w:i/>
                <w:w w:val="90"/>
                <w:sz w:val="20"/>
              </w:rPr>
              <w:t>the</w:t>
            </w:r>
            <w:r w:rsidRPr="00AF36C7">
              <w:rPr>
                <w:rFonts w:ascii="Abadi" w:hAnsi="Abadi"/>
                <w:b/>
                <w:i/>
                <w:spacing w:val="-1"/>
                <w:sz w:val="20"/>
              </w:rPr>
              <w:t xml:space="preserve"> </w:t>
            </w:r>
            <w:r w:rsidRPr="00AF36C7">
              <w:rPr>
                <w:rFonts w:ascii="Abadi" w:hAnsi="Abadi"/>
                <w:b/>
                <w:i/>
                <w:w w:val="90"/>
                <w:sz w:val="20"/>
              </w:rPr>
              <w:t>purpose</w:t>
            </w:r>
            <w:r w:rsidRPr="00AF36C7">
              <w:rPr>
                <w:rFonts w:ascii="Abadi" w:hAnsi="Abadi"/>
                <w:b/>
                <w:i/>
                <w:spacing w:val="1"/>
                <w:sz w:val="20"/>
              </w:rPr>
              <w:t xml:space="preserve"> </w:t>
            </w:r>
            <w:r w:rsidRPr="00AF36C7">
              <w:rPr>
                <w:rFonts w:ascii="Abadi" w:hAnsi="Abadi"/>
                <w:b/>
                <w:i/>
                <w:w w:val="90"/>
                <w:sz w:val="20"/>
              </w:rPr>
              <w:t>of</w:t>
            </w:r>
            <w:r w:rsidRPr="00AF36C7">
              <w:rPr>
                <w:rFonts w:ascii="Abadi" w:hAnsi="Abadi"/>
                <w:b/>
                <w:i/>
                <w:spacing w:val="-1"/>
                <w:sz w:val="20"/>
              </w:rPr>
              <w:t xml:space="preserve"> </w:t>
            </w:r>
            <w:r w:rsidRPr="00AF36C7">
              <w:rPr>
                <w:rFonts w:ascii="Abadi" w:hAnsi="Abadi"/>
                <w:b/>
                <w:i/>
                <w:w w:val="90"/>
                <w:sz w:val="20"/>
              </w:rPr>
              <w:t>the</w:t>
            </w:r>
            <w:r w:rsidRPr="00AF36C7">
              <w:rPr>
                <w:rFonts w:ascii="Abadi" w:hAnsi="Abadi"/>
                <w:b/>
                <w:i/>
                <w:spacing w:val="-1"/>
                <w:sz w:val="20"/>
              </w:rPr>
              <w:t xml:space="preserve"> </w:t>
            </w:r>
            <w:r w:rsidRPr="00AF36C7">
              <w:rPr>
                <w:rFonts w:ascii="Abadi" w:hAnsi="Abadi"/>
                <w:b/>
                <w:i/>
                <w:spacing w:val="-2"/>
                <w:w w:val="90"/>
                <w:sz w:val="20"/>
              </w:rPr>
              <w:t>outcome.</w:t>
            </w:r>
          </w:p>
        </w:tc>
        <w:tc>
          <w:tcPr>
            <w:tcW w:w="4265" w:type="dxa"/>
          </w:tcPr>
          <w:p w14:paraId="57D365A5" w14:textId="77777777" w:rsidR="00F65D28" w:rsidRPr="00AF36C7" w:rsidRDefault="00F65D28" w:rsidP="00F65D28">
            <w:pPr>
              <w:pStyle w:val="TableParagraph"/>
              <w:numPr>
                <w:ilvl w:val="0"/>
                <w:numId w:val="17"/>
              </w:numPr>
              <w:tabs>
                <w:tab w:val="left" w:pos="224"/>
              </w:tabs>
              <w:spacing w:before="140"/>
              <w:ind w:left="224" w:hanging="133"/>
              <w:rPr>
                <w:rFonts w:ascii="Abadi" w:hAnsi="Abadi"/>
                <w:sz w:val="20"/>
              </w:rPr>
            </w:pPr>
            <w:r w:rsidRPr="00AF36C7">
              <w:rPr>
                <w:rFonts w:ascii="Abadi" w:hAnsi="Abadi"/>
                <w:w w:val="90"/>
                <w:sz w:val="20"/>
              </w:rPr>
              <w:t>Develop</w:t>
            </w:r>
            <w:r w:rsidRPr="00AF36C7">
              <w:rPr>
                <w:rFonts w:ascii="Abadi" w:hAnsi="Abadi"/>
                <w:sz w:val="20"/>
              </w:rPr>
              <w:t xml:space="preserve"> </w:t>
            </w:r>
            <w:r w:rsidRPr="00AF36C7">
              <w:rPr>
                <w:rFonts w:ascii="Abadi" w:hAnsi="Abadi"/>
                <w:w w:val="90"/>
                <w:sz w:val="20"/>
              </w:rPr>
              <w:t>different</w:t>
            </w:r>
            <w:r w:rsidRPr="00AF36C7">
              <w:rPr>
                <w:rFonts w:ascii="Abadi" w:hAnsi="Abadi"/>
                <w:spacing w:val="-4"/>
                <w:sz w:val="20"/>
              </w:rPr>
              <w:t xml:space="preserve"> </w:t>
            </w:r>
            <w:r w:rsidRPr="00AF36C7">
              <w:rPr>
                <w:rFonts w:ascii="Abadi" w:hAnsi="Abadi"/>
                <w:w w:val="90"/>
                <w:sz w:val="20"/>
              </w:rPr>
              <w:t>test</w:t>
            </w:r>
            <w:r w:rsidRPr="00AF36C7">
              <w:rPr>
                <w:rFonts w:ascii="Abadi" w:hAnsi="Abadi"/>
                <w:spacing w:val="-1"/>
                <w:sz w:val="20"/>
              </w:rPr>
              <w:t xml:space="preserve"> </w:t>
            </w:r>
            <w:r w:rsidRPr="00AF36C7">
              <w:rPr>
                <w:rFonts w:ascii="Abadi" w:hAnsi="Abadi"/>
                <w:w w:val="90"/>
                <w:sz w:val="20"/>
              </w:rPr>
              <w:t>and</w:t>
            </w:r>
            <w:r w:rsidRPr="00AF36C7">
              <w:rPr>
                <w:rFonts w:ascii="Abadi" w:hAnsi="Abadi"/>
                <w:sz w:val="20"/>
              </w:rPr>
              <w:t xml:space="preserve"> </w:t>
            </w:r>
            <w:r w:rsidRPr="00AF36C7">
              <w:rPr>
                <w:rFonts w:ascii="Abadi" w:hAnsi="Abadi"/>
                <w:w w:val="90"/>
                <w:sz w:val="20"/>
              </w:rPr>
              <w:t>fill</w:t>
            </w:r>
            <w:r w:rsidRPr="00AF36C7">
              <w:rPr>
                <w:rFonts w:ascii="Abadi" w:hAnsi="Abadi"/>
                <w:spacing w:val="-1"/>
                <w:sz w:val="20"/>
              </w:rPr>
              <w:t xml:space="preserve"> </w:t>
            </w:r>
            <w:r w:rsidRPr="00AF36C7">
              <w:rPr>
                <w:rFonts w:ascii="Abadi" w:hAnsi="Abadi"/>
                <w:w w:val="90"/>
                <w:sz w:val="20"/>
              </w:rPr>
              <w:t>the</w:t>
            </w:r>
            <w:r w:rsidRPr="00AF36C7">
              <w:rPr>
                <w:rFonts w:ascii="Abadi" w:hAnsi="Abadi"/>
                <w:spacing w:val="-2"/>
                <w:sz w:val="20"/>
              </w:rPr>
              <w:t xml:space="preserve"> </w:t>
            </w:r>
            <w:r w:rsidRPr="00AF36C7">
              <w:rPr>
                <w:rFonts w:ascii="Abadi" w:hAnsi="Abadi"/>
                <w:spacing w:val="-2"/>
                <w:w w:val="90"/>
                <w:sz w:val="20"/>
              </w:rPr>
              <w:t>table.</w:t>
            </w:r>
          </w:p>
          <w:p w14:paraId="63EF4959" w14:textId="77777777" w:rsidR="00F65D28" w:rsidRPr="00AF36C7" w:rsidRDefault="00F65D28" w:rsidP="0075280E">
            <w:pPr>
              <w:pStyle w:val="TableParagraph"/>
              <w:spacing w:before="105"/>
              <w:rPr>
                <w:rFonts w:ascii="Abadi" w:hAnsi="Abadi"/>
                <w:sz w:val="20"/>
              </w:rPr>
            </w:pPr>
          </w:p>
          <w:p w14:paraId="6DDDD670" w14:textId="77777777" w:rsidR="00F65D28" w:rsidRPr="00AF36C7" w:rsidRDefault="00F65D28" w:rsidP="00F65D28">
            <w:pPr>
              <w:pStyle w:val="TableParagraph"/>
              <w:numPr>
                <w:ilvl w:val="0"/>
                <w:numId w:val="17"/>
              </w:numPr>
              <w:tabs>
                <w:tab w:val="left" w:pos="224"/>
              </w:tabs>
              <w:ind w:left="224" w:hanging="133"/>
              <w:rPr>
                <w:rFonts w:ascii="Abadi" w:hAnsi="Abadi"/>
                <w:sz w:val="20"/>
              </w:rPr>
            </w:pPr>
            <w:r w:rsidRPr="00AF36C7">
              <w:rPr>
                <w:rFonts w:ascii="Abadi" w:hAnsi="Abadi"/>
                <w:spacing w:val="-2"/>
                <w:sz w:val="20"/>
              </w:rPr>
              <w:t>Describe</w:t>
            </w:r>
            <w:r w:rsidRPr="00AF36C7">
              <w:rPr>
                <w:rFonts w:ascii="Abadi" w:hAnsi="Abadi"/>
                <w:spacing w:val="-17"/>
                <w:sz w:val="20"/>
              </w:rPr>
              <w:t xml:space="preserve"> </w:t>
            </w:r>
            <w:r w:rsidRPr="00AF36C7">
              <w:rPr>
                <w:rFonts w:ascii="Abadi" w:hAnsi="Abadi"/>
                <w:spacing w:val="-2"/>
                <w:sz w:val="20"/>
              </w:rPr>
              <w:t>your</w:t>
            </w:r>
            <w:r w:rsidRPr="00AF36C7">
              <w:rPr>
                <w:rFonts w:ascii="Abadi" w:hAnsi="Abadi"/>
                <w:spacing w:val="-17"/>
                <w:sz w:val="20"/>
              </w:rPr>
              <w:t xml:space="preserve"> </w:t>
            </w:r>
            <w:r w:rsidRPr="00AF36C7">
              <w:rPr>
                <w:rFonts w:ascii="Abadi" w:hAnsi="Abadi"/>
                <w:spacing w:val="-2"/>
                <w:sz w:val="20"/>
              </w:rPr>
              <w:t>UX</w:t>
            </w:r>
            <w:r w:rsidRPr="00AF36C7">
              <w:rPr>
                <w:rFonts w:ascii="Abadi" w:hAnsi="Abadi"/>
                <w:spacing w:val="-17"/>
                <w:sz w:val="20"/>
              </w:rPr>
              <w:t xml:space="preserve"> </w:t>
            </w:r>
            <w:r w:rsidRPr="00AF36C7">
              <w:rPr>
                <w:rFonts w:ascii="Abadi" w:hAnsi="Abadi"/>
                <w:spacing w:val="-2"/>
                <w:sz w:val="20"/>
              </w:rPr>
              <w:t>and</w:t>
            </w:r>
            <w:r w:rsidRPr="00AF36C7">
              <w:rPr>
                <w:rFonts w:ascii="Abadi" w:hAnsi="Abadi"/>
                <w:spacing w:val="-16"/>
                <w:sz w:val="20"/>
              </w:rPr>
              <w:t xml:space="preserve"> </w:t>
            </w:r>
            <w:r w:rsidRPr="00AF36C7">
              <w:rPr>
                <w:rFonts w:ascii="Abadi" w:hAnsi="Abadi"/>
                <w:spacing w:val="-2"/>
                <w:sz w:val="20"/>
              </w:rPr>
              <w:t>how</w:t>
            </w:r>
            <w:r w:rsidRPr="00AF36C7">
              <w:rPr>
                <w:rFonts w:ascii="Abadi" w:hAnsi="Abadi"/>
                <w:spacing w:val="-19"/>
                <w:sz w:val="20"/>
              </w:rPr>
              <w:t xml:space="preserve"> </w:t>
            </w:r>
            <w:r w:rsidRPr="00AF36C7">
              <w:rPr>
                <w:rFonts w:ascii="Abadi" w:hAnsi="Abadi"/>
                <w:spacing w:val="-2"/>
                <w:sz w:val="20"/>
              </w:rPr>
              <w:t>do</w:t>
            </w:r>
            <w:r w:rsidRPr="00AF36C7">
              <w:rPr>
                <w:rFonts w:ascii="Abadi" w:hAnsi="Abadi"/>
                <w:spacing w:val="-16"/>
                <w:sz w:val="20"/>
              </w:rPr>
              <w:t xml:space="preserve"> </w:t>
            </w:r>
            <w:r w:rsidRPr="00AF36C7">
              <w:rPr>
                <w:rFonts w:ascii="Abadi" w:hAnsi="Abadi"/>
                <w:spacing w:val="-2"/>
                <w:sz w:val="20"/>
              </w:rPr>
              <w:t>you</w:t>
            </w:r>
            <w:r w:rsidRPr="00AF36C7">
              <w:rPr>
                <w:rFonts w:ascii="Abadi" w:hAnsi="Abadi"/>
                <w:spacing w:val="-17"/>
                <w:sz w:val="20"/>
              </w:rPr>
              <w:t xml:space="preserve"> </w:t>
            </w:r>
            <w:r w:rsidRPr="00AF36C7">
              <w:rPr>
                <w:rFonts w:ascii="Abadi" w:hAnsi="Abadi"/>
                <w:spacing w:val="-2"/>
                <w:sz w:val="20"/>
              </w:rPr>
              <w:t>apply</w:t>
            </w:r>
            <w:r w:rsidRPr="00AF36C7">
              <w:rPr>
                <w:rFonts w:ascii="Abadi" w:hAnsi="Abadi"/>
                <w:spacing w:val="-16"/>
                <w:sz w:val="20"/>
              </w:rPr>
              <w:t xml:space="preserve"> </w:t>
            </w:r>
            <w:r w:rsidRPr="00AF36C7">
              <w:rPr>
                <w:rFonts w:ascii="Abadi" w:hAnsi="Abadi"/>
                <w:spacing w:val="-5"/>
                <w:sz w:val="20"/>
              </w:rPr>
              <w:t>it.</w:t>
            </w:r>
          </w:p>
        </w:tc>
        <w:tc>
          <w:tcPr>
            <w:tcW w:w="566" w:type="dxa"/>
            <w:shd w:val="clear" w:color="auto" w:fill="A4C8EB"/>
          </w:tcPr>
          <w:p w14:paraId="7278713C" w14:textId="77777777" w:rsidR="00F65D28" w:rsidRPr="00AF36C7" w:rsidRDefault="00F65D28" w:rsidP="0075280E">
            <w:pPr>
              <w:pStyle w:val="TableParagraph"/>
              <w:spacing w:before="126"/>
              <w:rPr>
                <w:rFonts w:ascii="Abadi" w:hAnsi="Abadi"/>
                <w:sz w:val="20"/>
              </w:rPr>
            </w:pPr>
          </w:p>
          <w:p w14:paraId="119CF007" w14:textId="77777777" w:rsidR="00F65D28" w:rsidRPr="00AF36C7" w:rsidRDefault="00F65D28" w:rsidP="0075280E">
            <w:pPr>
              <w:pStyle w:val="TableParagraph"/>
              <w:ind w:left="89"/>
              <w:rPr>
                <w:rFonts w:ascii="Abadi" w:hAnsi="Abadi"/>
                <w:sz w:val="20"/>
              </w:rPr>
            </w:pPr>
          </w:p>
        </w:tc>
        <w:tc>
          <w:tcPr>
            <w:tcW w:w="477" w:type="dxa"/>
          </w:tcPr>
          <w:p w14:paraId="4CB0FF4E" w14:textId="77777777" w:rsidR="00F65D28" w:rsidRPr="00AF36C7" w:rsidRDefault="00F65D28" w:rsidP="0075280E">
            <w:pPr>
              <w:pStyle w:val="TableParagraph"/>
              <w:rPr>
                <w:rFonts w:ascii="Abadi" w:hAnsi="Abadi"/>
                <w:sz w:val="20"/>
              </w:rPr>
            </w:pPr>
          </w:p>
        </w:tc>
        <w:tc>
          <w:tcPr>
            <w:tcW w:w="425" w:type="dxa"/>
          </w:tcPr>
          <w:p w14:paraId="3D3F271B" w14:textId="77777777" w:rsidR="00F65D28" w:rsidRPr="00AF36C7" w:rsidRDefault="00F65D28" w:rsidP="0075280E">
            <w:pPr>
              <w:pStyle w:val="TableParagraph"/>
              <w:rPr>
                <w:rFonts w:ascii="Abadi" w:hAnsi="Abadi"/>
                <w:sz w:val="20"/>
              </w:rPr>
            </w:pPr>
          </w:p>
        </w:tc>
      </w:tr>
      <w:tr w:rsidR="00F65D28" w:rsidRPr="00AF36C7" w14:paraId="17ED6925" w14:textId="77777777" w:rsidTr="000B7293">
        <w:trPr>
          <w:trHeight w:val="539"/>
        </w:trPr>
        <w:tc>
          <w:tcPr>
            <w:tcW w:w="720" w:type="dxa"/>
          </w:tcPr>
          <w:p w14:paraId="4214BD10" w14:textId="77777777" w:rsidR="00F65D28" w:rsidRPr="00AF36C7" w:rsidRDefault="00F65D28" w:rsidP="0075280E">
            <w:pPr>
              <w:pStyle w:val="TableParagraph"/>
              <w:spacing w:before="128"/>
              <w:ind w:left="16" w:right="3"/>
              <w:jc w:val="center"/>
              <w:rPr>
                <w:rFonts w:ascii="Abadi" w:hAnsi="Abadi"/>
                <w:sz w:val="20"/>
              </w:rPr>
            </w:pPr>
            <w:r w:rsidRPr="00AF36C7">
              <w:rPr>
                <w:rFonts w:ascii="Abadi" w:hAnsi="Abadi"/>
                <w:spacing w:val="-5"/>
                <w:sz w:val="20"/>
              </w:rPr>
              <w:t>A6</w:t>
            </w:r>
          </w:p>
        </w:tc>
        <w:tc>
          <w:tcPr>
            <w:tcW w:w="4080" w:type="dxa"/>
          </w:tcPr>
          <w:p w14:paraId="30A5E50E" w14:textId="77777777" w:rsidR="00F65D28" w:rsidRPr="00AF36C7" w:rsidRDefault="00F65D28" w:rsidP="0075280E">
            <w:pPr>
              <w:pStyle w:val="TableParagraph"/>
              <w:spacing w:before="128"/>
              <w:ind w:left="91"/>
              <w:rPr>
                <w:rFonts w:ascii="Abadi" w:hAnsi="Abadi"/>
                <w:sz w:val="20"/>
              </w:rPr>
            </w:pPr>
            <w:r w:rsidRPr="00AF36C7">
              <w:rPr>
                <w:rFonts w:ascii="Abadi" w:hAnsi="Abadi"/>
                <w:w w:val="90"/>
                <w:sz w:val="20"/>
              </w:rPr>
              <w:t>Explain</w:t>
            </w:r>
            <w:r w:rsidRPr="00AF36C7">
              <w:rPr>
                <w:rFonts w:ascii="Abadi" w:hAnsi="Abadi"/>
                <w:spacing w:val="8"/>
                <w:sz w:val="20"/>
              </w:rPr>
              <w:t xml:space="preserve"> </w:t>
            </w:r>
            <w:r w:rsidRPr="00AF36C7">
              <w:rPr>
                <w:rFonts w:ascii="Abadi" w:hAnsi="Abadi"/>
                <w:w w:val="90"/>
                <w:sz w:val="20"/>
              </w:rPr>
              <w:t>relevant</w:t>
            </w:r>
            <w:r w:rsidRPr="00AF36C7">
              <w:rPr>
                <w:rFonts w:ascii="Abadi" w:hAnsi="Abadi"/>
                <w:spacing w:val="8"/>
                <w:sz w:val="20"/>
              </w:rPr>
              <w:t xml:space="preserve"> </w:t>
            </w:r>
            <w:r w:rsidRPr="00AF36C7">
              <w:rPr>
                <w:rFonts w:ascii="Abadi" w:hAnsi="Abadi"/>
                <w:spacing w:val="-2"/>
                <w:w w:val="90"/>
                <w:sz w:val="20"/>
              </w:rPr>
              <w:t>implications.</w:t>
            </w:r>
          </w:p>
        </w:tc>
        <w:tc>
          <w:tcPr>
            <w:tcW w:w="4265" w:type="dxa"/>
          </w:tcPr>
          <w:p w14:paraId="6751268C" w14:textId="77777777" w:rsidR="00F65D28" w:rsidRPr="00AF36C7" w:rsidRDefault="00F65D28" w:rsidP="00F65D28">
            <w:pPr>
              <w:pStyle w:val="TableParagraph"/>
              <w:numPr>
                <w:ilvl w:val="0"/>
                <w:numId w:val="16"/>
              </w:numPr>
              <w:tabs>
                <w:tab w:val="left" w:pos="224"/>
              </w:tabs>
              <w:spacing w:before="128"/>
              <w:ind w:left="224" w:hanging="133"/>
              <w:rPr>
                <w:rFonts w:ascii="Abadi" w:hAnsi="Abadi"/>
                <w:sz w:val="20"/>
              </w:rPr>
            </w:pPr>
            <w:r w:rsidRPr="00AF36C7">
              <w:rPr>
                <w:rFonts w:ascii="Abadi" w:hAnsi="Abadi"/>
                <w:spacing w:val="-4"/>
                <w:sz w:val="20"/>
              </w:rPr>
              <w:t>Describe</w:t>
            </w:r>
            <w:r w:rsidRPr="00AF36C7">
              <w:rPr>
                <w:rFonts w:ascii="Abadi" w:hAnsi="Abadi"/>
                <w:spacing w:val="-6"/>
                <w:sz w:val="20"/>
              </w:rPr>
              <w:t xml:space="preserve"> </w:t>
            </w:r>
            <w:r w:rsidRPr="00AF36C7">
              <w:rPr>
                <w:rFonts w:ascii="Abadi" w:hAnsi="Abadi"/>
                <w:spacing w:val="-4"/>
                <w:sz w:val="20"/>
              </w:rPr>
              <w:t>Relevant</w:t>
            </w:r>
            <w:r w:rsidRPr="00AF36C7">
              <w:rPr>
                <w:rFonts w:ascii="Abadi" w:hAnsi="Abadi"/>
                <w:spacing w:val="-6"/>
                <w:sz w:val="20"/>
              </w:rPr>
              <w:t xml:space="preserve"> </w:t>
            </w:r>
            <w:r w:rsidRPr="00AF36C7">
              <w:rPr>
                <w:rFonts w:ascii="Abadi" w:hAnsi="Abadi"/>
                <w:spacing w:val="-4"/>
                <w:sz w:val="20"/>
              </w:rPr>
              <w:t>implications.</w:t>
            </w:r>
          </w:p>
        </w:tc>
        <w:tc>
          <w:tcPr>
            <w:tcW w:w="566" w:type="dxa"/>
            <w:shd w:val="clear" w:color="auto" w:fill="A4C8EB"/>
          </w:tcPr>
          <w:p w14:paraId="2F40A83F" w14:textId="77777777" w:rsidR="00F65D28" w:rsidRPr="00AF36C7" w:rsidRDefault="00F65D28" w:rsidP="0075280E">
            <w:pPr>
              <w:pStyle w:val="TableParagraph"/>
              <w:spacing w:before="3"/>
              <w:rPr>
                <w:rFonts w:ascii="Abadi" w:hAnsi="Abadi"/>
                <w:sz w:val="5"/>
              </w:rPr>
            </w:pPr>
          </w:p>
          <w:p w14:paraId="5E833521" w14:textId="77777777" w:rsidR="00F65D28" w:rsidRPr="00AF36C7" w:rsidRDefault="00F65D28" w:rsidP="0075280E">
            <w:pPr>
              <w:pStyle w:val="TableParagraph"/>
              <w:ind w:left="89"/>
              <w:rPr>
                <w:rFonts w:ascii="Abadi" w:hAnsi="Abadi"/>
                <w:sz w:val="20"/>
              </w:rPr>
            </w:pPr>
          </w:p>
        </w:tc>
        <w:tc>
          <w:tcPr>
            <w:tcW w:w="477" w:type="dxa"/>
          </w:tcPr>
          <w:p w14:paraId="6A9A0E53" w14:textId="77777777" w:rsidR="00F65D28" w:rsidRPr="00AF36C7" w:rsidRDefault="00F65D28" w:rsidP="0075280E">
            <w:pPr>
              <w:pStyle w:val="TableParagraph"/>
              <w:rPr>
                <w:rFonts w:ascii="Abadi" w:hAnsi="Abadi"/>
                <w:sz w:val="20"/>
              </w:rPr>
            </w:pPr>
          </w:p>
        </w:tc>
        <w:tc>
          <w:tcPr>
            <w:tcW w:w="425" w:type="dxa"/>
          </w:tcPr>
          <w:p w14:paraId="3324701A" w14:textId="77777777" w:rsidR="00F65D28" w:rsidRPr="00AF36C7" w:rsidRDefault="00F65D28" w:rsidP="0075280E">
            <w:pPr>
              <w:pStyle w:val="TableParagraph"/>
              <w:rPr>
                <w:rFonts w:ascii="Abadi" w:hAnsi="Abadi"/>
                <w:sz w:val="20"/>
              </w:rPr>
            </w:pPr>
          </w:p>
        </w:tc>
      </w:tr>
      <w:tr w:rsidR="00F65D28" w:rsidRPr="00AF36C7" w14:paraId="7CB5A9B5" w14:textId="77777777" w:rsidTr="000B7293">
        <w:trPr>
          <w:trHeight w:val="681"/>
        </w:trPr>
        <w:tc>
          <w:tcPr>
            <w:tcW w:w="9065" w:type="dxa"/>
            <w:gridSpan w:val="3"/>
            <w:shd w:val="clear" w:color="auto" w:fill="92D050"/>
          </w:tcPr>
          <w:p w14:paraId="09E75FCD" w14:textId="77777777" w:rsidR="00F65D28" w:rsidRPr="00AF36C7" w:rsidRDefault="00F65D28" w:rsidP="0075280E">
            <w:pPr>
              <w:pStyle w:val="TableParagraph"/>
              <w:spacing w:before="2"/>
              <w:ind w:left="90"/>
              <w:rPr>
                <w:rFonts w:ascii="Abadi" w:hAnsi="Abadi"/>
                <w:i/>
                <w:sz w:val="24"/>
              </w:rPr>
            </w:pPr>
            <w:r w:rsidRPr="00AF36C7">
              <w:rPr>
                <w:rFonts w:ascii="Abadi" w:hAnsi="Abadi"/>
                <w:i/>
                <w:spacing w:val="-4"/>
                <w:sz w:val="24"/>
              </w:rPr>
              <w:t>Use</w:t>
            </w:r>
            <w:r w:rsidRPr="00AF36C7">
              <w:rPr>
                <w:rFonts w:ascii="Abadi" w:hAnsi="Abadi"/>
                <w:i/>
                <w:spacing w:val="-20"/>
                <w:sz w:val="24"/>
              </w:rPr>
              <w:t xml:space="preserve"> </w:t>
            </w:r>
            <w:r w:rsidRPr="00AF36C7">
              <w:rPr>
                <w:rFonts w:ascii="Abadi" w:hAnsi="Abadi"/>
                <w:i/>
                <w:spacing w:val="-4"/>
                <w:sz w:val="24"/>
              </w:rPr>
              <w:t>complex</w:t>
            </w:r>
            <w:r w:rsidRPr="00AF36C7">
              <w:rPr>
                <w:rFonts w:ascii="Abadi" w:hAnsi="Abadi"/>
                <w:i/>
                <w:spacing w:val="-20"/>
                <w:sz w:val="24"/>
              </w:rPr>
              <w:t xml:space="preserve"> </w:t>
            </w:r>
            <w:r w:rsidRPr="00AF36C7">
              <w:rPr>
                <w:rFonts w:ascii="Abadi" w:hAnsi="Abadi"/>
                <w:i/>
                <w:spacing w:val="-4"/>
                <w:sz w:val="24"/>
              </w:rPr>
              <w:t>processes</w:t>
            </w:r>
            <w:r w:rsidRPr="00AF36C7">
              <w:rPr>
                <w:rFonts w:ascii="Abadi" w:hAnsi="Abadi"/>
                <w:i/>
                <w:spacing w:val="-17"/>
                <w:sz w:val="24"/>
              </w:rPr>
              <w:t xml:space="preserve"> </w:t>
            </w:r>
            <w:r w:rsidRPr="00AF36C7">
              <w:rPr>
                <w:rFonts w:ascii="Abadi" w:hAnsi="Abadi"/>
                <w:i/>
                <w:spacing w:val="-4"/>
                <w:sz w:val="24"/>
              </w:rPr>
              <w:t>and</w:t>
            </w:r>
            <w:r w:rsidRPr="00AF36C7">
              <w:rPr>
                <w:rFonts w:ascii="Abadi" w:hAnsi="Abadi"/>
                <w:i/>
                <w:spacing w:val="-19"/>
                <w:sz w:val="24"/>
              </w:rPr>
              <w:t xml:space="preserve"> </w:t>
            </w:r>
            <w:r w:rsidRPr="00AF36C7">
              <w:rPr>
                <w:rFonts w:ascii="Abadi" w:hAnsi="Abadi"/>
                <w:i/>
                <w:spacing w:val="-4"/>
                <w:sz w:val="24"/>
              </w:rPr>
              <w:t>techniques</w:t>
            </w:r>
            <w:r w:rsidRPr="00AF36C7">
              <w:rPr>
                <w:rFonts w:ascii="Abadi" w:hAnsi="Abadi"/>
                <w:i/>
                <w:spacing w:val="-17"/>
                <w:sz w:val="24"/>
              </w:rPr>
              <w:t xml:space="preserve"> </w:t>
            </w:r>
            <w:r w:rsidRPr="00AF36C7">
              <w:rPr>
                <w:rFonts w:ascii="Abadi" w:hAnsi="Abadi"/>
                <w:i/>
                <w:spacing w:val="-4"/>
                <w:sz w:val="24"/>
              </w:rPr>
              <w:t>to</w:t>
            </w:r>
            <w:r w:rsidRPr="00AF36C7">
              <w:rPr>
                <w:rFonts w:ascii="Abadi" w:hAnsi="Abadi"/>
                <w:i/>
                <w:spacing w:val="-19"/>
                <w:sz w:val="24"/>
              </w:rPr>
              <w:t xml:space="preserve"> </w:t>
            </w:r>
            <w:r w:rsidRPr="00AF36C7">
              <w:rPr>
                <w:rFonts w:ascii="Abadi" w:hAnsi="Abadi"/>
                <w:i/>
                <w:spacing w:val="-4"/>
                <w:sz w:val="24"/>
              </w:rPr>
              <w:t>develop</w:t>
            </w:r>
            <w:r w:rsidRPr="00AF36C7">
              <w:rPr>
                <w:rFonts w:ascii="Abadi" w:hAnsi="Abadi"/>
                <w:i/>
                <w:spacing w:val="-20"/>
                <w:sz w:val="24"/>
              </w:rPr>
              <w:t xml:space="preserve"> </w:t>
            </w:r>
            <w:r w:rsidRPr="00AF36C7">
              <w:rPr>
                <w:rFonts w:ascii="Abadi" w:hAnsi="Abadi"/>
                <w:i/>
                <w:spacing w:val="-4"/>
                <w:sz w:val="24"/>
              </w:rPr>
              <w:t>and</w:t>
            </w:r>
            <w:r w:rsidRPr="00AF36C7">
              <w:rPr>
                <w:rFonts w:ascii="Abadi" w:hAnsi="Abadi"/>
                <w:i/>
                <w:spacing w:val="-19"/>
                <w:sz w:val="24"/>
              </w:rPr>
              <w:t xml:space="preserve"> </w:t>
            </w:r>
            <w:r w:rsidRPr="00AF36C7">
              <w:rPr>
                <w:rFonts w:ascii="Abadi" w:hAnsi="Abadi"/>
                <w:i/>
                <w:spacing w:val="-4"/>
                <w:sz w:val="24"/>
              </w:rPr>
              <w:t>informed</w:t>
            </w:r>
            <w:r w:rsidRPr="00AF36C7">
              <w:rPr>
                <w:rFonts w:ascii="Abadi" w:hAnsi="Abadi"/>
                <w:i/>
                <w:spacing w:val="-16"/>
                <w:sz w:val="24"/>
              </w:rPr>
              <w:t xml:space="preserve"> </w:t>
            </w:r>
            <w:r w:rsidRPr="00AF36C7">
              <w:rPr>
                <w:rFonts w:ascii="Abadi" w:hAnsi="Abadi"/>
                <w:i/>
                <w:spacing w:val="-4"/>
                <w:sz w:val="24"/>
              </w:rPr>
              <w:t>digital</w:t>
            </w:r>
            <w:r w:rsidRPr="00AF36C7">
              <w:rPr>
                <w:rFonts w:ascii="Abadi" w:hAnsi="Abadi"/>
                <w:i/>
                <w:spacing w:val="-20"/>
                <w:sz w:val="24"/>
              </w:rPr>
              <w:t xml:space="preserve"> </w:t>
            </w:r>
            <w:r w:rsidRPr="00AF36C7">
              <w:rPr>
                <w:rFonts w:ascii="Abadi" w:hAnsi="Abadi"/>
                <w:i/>
                <w:spacing w:val="-4"/>
                <w:sz w:val="24"/>
              </w:rPr>
              <w:t>technologies</w:t>
            </w:r>
          </w:p>
          <w:p w14:paraId="0C52E729" w14:textId="77777777" w:rsidR="00F65D28" w:rsidRPr="00AF36C7" w:rsidRDefault="00F65D28" w:rsidP="0075280E">
            <w:pPr>
              <w:pStyle w:val="TableParagraph"/>
              <w:spacing w:before="62"/>
              <w:ind w:left="90"/>
              <w:rPr>
                <w:rFonts w:ascii="Abadi" w:hAnsi="Abadi"/>
                <w:i/>
                <w:sz w:val="24"/>
              </w:rPr>
            </w:pPr>
            <w:r w:rsidRPr="00AF36C7">
              <w:rPr>
                <w:rFonts w:ascii="Abadi" w:hAnsi="Abadi"/>
                <w:i/>
                <w:spacing w:val="-2"/>
                <w:sz w:val="24"/>
              </w:rPr>
              <w:t>outcome:</w:t>
            </w:r>
          </w:p>
        </w:tc>
        <w:tc>
          <w:tcPr>
            <w:tcW w:w="566" w:type="dxa"/>
            <w:shd w:val="clear" w:color="auto" w:fill="92D050"/>
          </w:tcPr>
          <w:p w14:paraId="637ABF66" w14:textId="77777777" w:rsidR="00F65D28" w:rsidRPr="00AF36C7" w:rsidRDefault="00F65D28" w:rsidP="0075280E">
            <w:pPr>
              <w:pStyle w:val="TableParagraph"/>
              <w:rPr>
                <w:rFonts w:ascii="Abadi" w:hAnsi="Abadi"/>
                <w:sz w:val="20"/>
              </w:rPr>
            </w:pPr>
          </w:p>
        </w:tc>
        <w:tc>
          <w:tcPr>
            <w:tcW w:w="477" w:type="dxa"/>
            <w:shd w:val="clear" w:color="auto" w:fill="92D050"/>
          </w:tcPr>
          <w:p w14:paraId="770D8C09" w14:textId="77777777" w:rsidR="00F65D28" w:rsidRPr="00AF36C7" w:rsidRDefault="00F65D28" w:rsidP="0075280E">
            <w:pPr>
              <w:pStyle w:val="TableParagraph"/>
              <w:spacing w:before="172"/>
              <w:ind w:left="93"/>
              <w:rPr>
                <w:rFonts w:ascii="Abadi" w:hAnsi="Abadi"/>
                <w:sz w:val="24"/>
              </w:rPr>
            </w:pPr>
            <w:r w:rsidRPr="00AF36C7">
              <w:rPr>
                <w:rFonts w:ascii="Abadi" w:hAnsi="Abadi"/>
                <w:spacing w:val="-10"/>
                <w:w w:val="110"/>
                <w:sz w:val="24"/>
              </w:rPr>
              <w:t>M</w:t>
            </w:r>
          </w:p>
        </w:tc>
        <w:tc>
          <w:tcPr>
            <w:tcW w:w="425" w:type="dxa"/>
            <w:shd w:val="clear" w:color="auto" w:fill="92D050"/>
          </w:tcPr>
          <w:p w14:paraId="5DC22942" w14:textId="77777777" w:rsidR="00F65D28" w:rsidRPr="00AF36C7" w:rsidRDefault="00F65D28" w:rsidP="0075280E">
            <w:pPr>
              <w:pStyle w:val="TableParagraph"/>
              <w:rPr>
                <w:rFonts w:ascii="Abadi" w:hAnsi="Abadi"/>
                <w:sz w:val="20"/>
              </w:rPr>
            </w:pPr>
          </w:p>
        </w:tc>
      </w:tr>
      <w:tr w:rsidR="00F65D28" w:rsidRPr="00AF36C7" w14:paraId="4FEE7811" w14:textId="77777777" w:rsidTr="000B7293">
        <w:trPr>
          <w:trHeight w:val="1137"/>
        </w:trPr>
        <w:tc>
          <w:tcPr>
            <w:tcW w:w="720" w:type="dxa"/>
          </w:tcPr>
          <w:p w14:paraId="603C71B3" w14:textId="77777777" w:rsidR="00F65D28" w:rsidRPr="00AF36C7" w:rsidRDefault="00F65D28" w:rsidP="0075280E">
            <w:pPr>
              <w:pStyle w:val="TableParagraph"/>
              <w:spacing w:before="194"/>
              <w:rPr>
                <w:rFonts w:ascii="Abadi" w:hAnsi="Abadi"/>
                <w:sz w:val="20"/>
              </w:rPr>
            </w:pPr>
          </w:p>
          <w:p w14:paraId="09E2BE11" w14:textId="77777777" w:rsidR="00F65D28" w:rsidRPr="00AF36C7" w:rsidRDefault="00F65D28" w:rsidP="0075280E">
            <w:pPr>
              <w:pStyle w:val="TableParagraph"/>
              <w:ind w:left="16"/>
              <w:jc w:val="center"/>
              <w:rPr>
                <w:rFonts w:ascii="Abadi" w:hAnsi="Abadi"/>
                <w:sz w:val="20"/>
              </w:rPr>
            </w:pPr>
            <w:r w:rsidRPr="00AF36C7">
              <w:rPr>
                <w:rFonts w:ascii="Abadi" w:hAnsi="Abadi"/>
                <w:spacing w:val="-5"/>
                <w:w w:val="105"/>
                <w:sz w:val="20"/>
              </w:rPr>
              <w:t>M1</w:t>
            </w:r>
          </w:p>
        </w:tc>
        <w:tc>
          <w:tcPr>
            <w:tcW w:w="4080" w:type="dxa"/>
          </w:tcPr>
          <w:p w14:paraId="5AA24414" w14:textId="77777777" w:rsidR="00F65D28" w:rsidRPr="00AF36C7" w:rsidRDefault="00F65D28" w:rsidP="0075280E">
            <w:pPr>
              <w:pStyle w:val="TableParagraph"/>
              <w:spacing w:before="1" w:line="292" w:lineRule="auto"/>
              <w:ind w:left="91" w:right="373"/>
              <w:rPr>
                <w:rFonts w:ascii="Abadi" w:hAnsi="Abadi"/>
                <w:sz w:val="20"/>
              </w:rPr>
            </w:pPr>
            <w:r w:rsidRPr="00AF36C7">
              <w:rPr>
                <w:rFonts w:ascii="Abadi" w:hAnsi="Abadi"/>
                <w:spacing w:val="-6"/>
                <w:sz w:val="20"/>
              </w:rPr>
              <w:t>effectively</w:t>
            </w:r>
            <w:r w:rsidRPr="00AF36C7">
              <w:rPr>
                <w:rFonts w:ascii="Abadi" w:hAnsi="Abadi"/>
                <w:spacing w:val="-11"/>
                <w:sz w:val="20"/>
              </w:rPr>
              <w:t xml:space="preserve"> </w:t>
            </w:r>
            <w:r w:rsidRPr="00AF36C7">
              <w:rPr>
                <w:rFonts w:ascii="Abadi" w:hAnsi="Abadi"/>
                <w:spacing w:val="-6"/>
                <w:sz w:val="20"/>
              </w:rPr>
              <w:t>using</w:t>
            </w:r>
            <w:r w:rsidRPr="00AF36C7">
              <w:rPr>
                <w:rFonts w:ascii="Abadi" w:hAnsi="Abadi"/>
                <w:spacing w:val="-12"/>
                <w:sz w:val="20"/>
              </w:rPr>
              <w:t xml:space="preserve"> </w:t>
            </w:r>
            <w:r w:rsidRPr="00AF36C7">
              <w:rPr>
                <w:rFonts w:ascii="Abadi" w:hAnsi="Abadi"/>
                <w:spacing w:val="-6"/>
                <w:sz w:val="20"/>
              </w:rPr>
              <w:t>project</w:t>
            </w:r>
            <w:r w:rsidRPr="00AF36C7">
              <w:rPr>
                <w:rFonts w:ascii="Abadi" w:hAnsi="Abadi"/>
                <w:spacing w:val="-12"/>
                <w:sz w:val="20"/>
              </w:rPr>
              <w:t xml:space="preserve"> </w:t>
            </w:r>
            <w:r w:rsidRPr="00AF36C7">
              <w:rPr>
                <w:rFonts w:ascii="Abadi" w:hAnsi="Abadi"/>
                <w:spacing w:val="-6"/>
                <w:sz w:val="20"/>
              </w:rPr>
              <w:t xml:space="preserve">management </w:t>
            </w:r>
            <w:r w:rsidRPr="00AF36C7">
              <w:rPr>
                <w:rFonts w:ascii="Abadi" w:hAnsi="Abadi"/>
                <w:sz w:val="20"/>
              </w:rPr>
              <w:t>tools and techniques to manage development,</w:t>
            </w:r>
            <w:r w:rsidRPr="00AF36C7">
              <w:rPr>
                <w:rFonts w:ascii="Abadi" w:hAnsi="Abadi"/>
                <w:spacing w:val="-1"/>
                <w:sz w:val="20"/>
              </w:rPr>
              <w:t xml:space="preserve"> </w:t>
            </w:r>
            <w:r w:rsidRPr="00AF36C7">
              <w:rPr>
                <w:rFonts w:ascii="Abadi" w:hAnsi="Abadi"/>
                <w:sz w:val="20"/>
              </w:rPr>
              <w:t>feedback</w:t>
            </w:r>
            <w:r w:rsidRPr="00AF36C7">
              <w:rPr>
                <w:rFonts w:ascii="Abadi" w:hAnsi="Abadi"/>
                <w:spacing w:val="-3"/>
                <w:sz w:val="20"/>
              </w:rPr>
              <w:t xml:space="preserve"> </w:t>
            </w:r>
            <w:r w:rsidRPr="00AF36C7">
              <w:rPr>
                <w:rFonts w:ascii="Abadi" w:hAnsi="Abadi"/>
                <w:sz w:val="20"/>
              </w:rPr>
              <w:t>and/or</w:t>
            </w:r>
          </w:p>
          <w:p w14:paraId="1E1A8C0F" w14:textId="77777777" w:rsidR="00F65D28" w:rsidRPr="00AF36C7" w:rsidRDefault="00F65D28" w:rsidP="0075280E">
            <w:pPr>
              <w:pStyle w:val="TableParagraph"/>
              <w:spacing w:line="232" w:lineRule="exact"/>
              <w:ind w:left="91"/>
              <w:rPr>
                <w:rFonts w:ascii="Abadi" w:hAnsi="Abadi"/>
                <w:sz w:val="20"/>
              </w:rPr>
            </w:pPr>
            <w:r w:rsidRPr="00AF36C7">
              <w:rPr>
                <w:rFonts w:ascii="Abadi" w:hAnsi="Abadi"/>
                <w:spacing w:val="-6"/>
                <w:sz w:val="20"/>
              </w:rPr>
              <w:t>collaborative</w:t>
            </w:r>
            <w:r w:rsidRPr="00AF36C7">
              <w:rPr>
                <w:rFonts w:ascii="Abadi" w:hAnsi="Abadi"/>
                <w:sz w:val="20"/>
              </w:rPr>
              <w:t xml:space="preserve"> </w:t>
            </w:r>
            <w:r w:rsidRPr="00AF36C7">
              <w:rPr>
                <w:rFonts w:ascii="Abadi" w:hAnsi="Abadi"/>
                <w:spacing w:val="-2"/>
                <w:sz w:val="20"/>
              </w:rPr>
              <w:t>processes</w:t>
            </w:r>
          </w:p>
        </w:tc>
        <w:tc>
          <w:tcPr>
            <w:tcW w:w="4265" w:type="dxa"/>
          </w:tcPr>
          <w:p w14:paraId="7B7BD84A" w14:textId="77777777" w:rsidR="00F65D28" w:rsidRPr="00AF36C7" w:rsidRDefault="00F65D28" w:rsidP="00F65D28">
            <w:pPr>
              <w:pStyle w:val="TableParagraph"/>
              <w:numPr>
                <w:ilvl w:val="0"/>
                <w:numId w:val="15"/>
              </w:numPr>
              <w:tabs>
                <w:tab w:val="left" w:pos="224"/>
              </w:tabs>
              <w:spacing w:before="1" w:line="292" w:lineRule="auto"/>
              <w:ind w:right="873" w:firstLine="0"/>
              <w:rPr>
                <w:rFonts w:ascii="Abadi" w:hAnsi="Abadi"/>
                <w:sz w:val="20"/>
              </w:rPr>
            </w:pPr>
            <w:r w:rsidRPr="00AF36C7">
              <w:rPr>
                <w:rFonts w:ascii="Abadi" w:hAnsi="Abadi"/>
                <w:sz w:val="20"/>
              </w:rPr>
              <w:t>Evidence</w:t>
            </w:r>
            <w:r w:rsidRPr="00AF36C7">
              <w:rPr>
                <w:rFonts w:ascii="Abadi" w:hAnsi="Abadi"/>
                <w:spacing w:val="-11"/>
                <w:sz w:val="20"/>
              </w:rPr>
              <w:t xml:space="preserve"> </w:t>
            </w:r>
            <w:r w:rsidRPr="00AF36C7">
              <w:rPr>
                <w:rFonts w:ascii="Abadi" w:hAnsi="Abadi"/>
                <w:sz w:val="20"/>
              </w:rPr>
              <w:t>of</w:t>
            </w:r>
            <w:r w:rsidRPr="00AF36C7">
              <w:rPr>
                <w:rFonts w:ascii="Abadi" w:hAnsi="Abadi"/>
                <w:spacing w:val="-11"/>
                <w:sz w:val="20"/>
              </w:rPr>
              <w:t xml:space="preserve"> </w:t>
            </w:r>
            <w:r w:rsidRPr="00AF36C7">
              <w:rPr>
                <w:rFonts w:ascii="Abadi" w:hAnsi="Abadi"/>
                <w:sz w:val="20"/>
              </w:rPr>
              <w:t>feedback</w:t>
            </w:r>
            <w:r w:rsidRPr="00AF36C7">
              <w:rPr>
                <w:rFonts w:ascii="Abadi" w:hAnsi="Abadi"/>
                <w:spacing w:val="-13"/>
                <w:sz w:val="20"/>
              </w:rPr>
              <w:t xml:space="preserve"> </w:t>
            </w:r>
            <w:r w:rsidRPr="00AF36C7">
              <w:rPr>
                <w:rFonts w:ascii="Abadi" w:hAnsi="Abadi"/>
                <w:sz w:val="20"/>
              </w:rPr>
              <w:t>and</w:t>
            </w:r>
            <w:r w:rsidRPr="00AF36C7">
              <w:rPr>
                <w:rFonts w:ascii="Abadi" w:hAnsi="Abadi"/>
                <w:spacing w:val="-10"/>
                <w:sz w:val="20"/>
              </w:rPr>
              <w:t xml:space="preserve"> </w:t>
            </w:r>
            <w:r w:rsidRPr="00AF36C7">
              <w:rPr>
                <w:rFonts w:ascii="Abadi" w:hAnsi="Abadi"/>
                <w:sz w:val="20"/>
              </w:rPr>
              <w:t>iterative process</w:t>
            </w:r>
            <w:r w:rsidRPr="00AF36C7">
              <w:rPr>
                <w:rFonts w:ascii="Abadi" w:hAnsi="Abadi"/>
                <w:spacing w:val="-2"/>
                <w:sz w:val="20"/>
              </w:rPr>
              <w:t xml:space="preserve"> </w:t>
            </w:r>
            <w:r w:rsidRPr="00AF36C7">
              <w:rPr>
                <w:rFonts w:ascii="Abadi" w:hAnsi="Abadi"/>
                <w:sz w:val="20"/>
              </w:rPr>
              <w:t>(Updating</w:t>
            </w:r>
            <w:r w:rsidRPr="00AF36C7">
              <w:rPr>
                <w:rFonts w:ascii="Abadi" w:hAnsi="Abadi"/>
                <w:spacing w:val="-1"/>
                <w:sz w:val="20"/>
              </w:rPr>
              <w:t xml:space="preserve"> </w:t>
            </w:r>
            <w:r w:rsidRPr="00AF36C7">
              <w:rPr>
                <w:rFonts w:ascii="Abadi" w:hAnsi="Abadi"/>
                <w:sz w:val="20"/>
              </w:rPr>
              <w:t xml:space="preserve">frequently). </w:t>
            </w:r>
            <w:r w:rsidRPr="00AF36C7">
              <w:rPr>
                <w:rFonts w:ascii="Abadi" w:hAnsi="Abadi"/>
                <w:spacing w:val="-2"/>
                <w:sz w:val="20"/>
              </w:rPr>
              <w:t>Evidence</w:t>
            </w:r>
            <w:r w:rsidRPr="00AF36C7">
              <w:rPr>
                <w:rFonts w:ascii="Abadi" w:hAnsi="Abadi"/>
                <w:spacing w:val="-16"/>
                <w:sz w:val="20"/>
              </w:rPr>
              <w:t xml:space="preserve"> </w:t>
            </w:r>
            <w:r w:rsidRPr="00AF36C7">
              <w:rPr>
                <w:rFonts w:ascii="Abadi" w:hAnsi="Abadi"/>
                <w:spacing w:val="-2"/>
                <w:sz w:val="20"/>
              </w:rPr>
              <w:t>of</w:t>
            </w:r>
            <w:r w:rsidRPr="00AF36C7">
              <w:rPr>
                <w:rFonts w:ascii="Abadi" w:hAnsi="Abadi"/>
                <w:spacing w:val="-16"/>
                <w:sz w:val="20"/>
              </w:rPr>
              <w:t xml:space="preserve"> </w:t>
            </w:r>
            <w:r w:rsidRPr="00AF36C7">
              <w:rPr>
                <w:rFonts w:ascii="Abadi" w:hAnsi="Abadi"/>
                <w:spacing w:val="-2"/>
                <w:sz w:val="20"/>
              </w:rPr>
              <w:t>documenting</w:t>
            </w:r>
            <w:r w:rsidRPr="00AF36C7">
              <w:rPr>
                <w:rFonts w:ascii="Abadi" w:hAnsi="Abadi"/>
                <w:spacing w:val="-16"/>
                <w:sz w:val="20"/>
              </w:rPr>
              <w:t xml:space="preserve"> </w:t>
            </w:r>
            <w:r w:rsidRPr="00AF36C7">
              <w:rPr>
                <w:rFonts w:ascii="Abadi" w:hAnsi="Abadi"/>
                <w:spacing w:val="-2"/>
                <w:sz w:val="20"/>
              </w:rPr>
              <w:t>process</w:t>
            </w:r>
            <w:r w:rsidRPr="00AF36C7">
              <w:rPr>
                <w:rFonts w:ascii="Abadi" w:hAnsi="Abadi"/>
                <w:spacing w:val="-17"/>
                <w:sz w:val="20"/>
              </w:rPr>
              <w:t xml:space="preserve"> </w:t>
            </w:r>
            <w:r w:rsidRPr="00AF36C7">
              <w:rPr>
                <w:rFonts w:ascii="Abadi" w:hAnsi="Abadi"/>
                <w:spacing w:val="-2"/>
                <w:sz w:val="20"/>
              </w:rPr>
              <w:t>and</w:t>
            </w:r>
          </w:p>
          <w:p w14:paraId="59257B9A" w14:textId="77777777" w:rsidR="00F65D28" w:rsidRPr="00AF36C7" w:rsidRDefault="00F65D28" w:rsidP="0075280E">
            <w:pPr>
              <w:pStyle w:val="TableParagraph"/>
              <w:spacing w:line="232" w:lineRule="exact"/>
              <w:ind w:left="91"/>
              <w:rPr>
                <w:rFonts w:ascii="Abadi" w:hAnsi="Abadi"/>
                <w:sz w:val="20"/>
              </w:rPr>
            </w:pPr>
            <w:r w:rsidRPr="00AF36C7">
              <w:rPr>
                <w:rFonts w:ascii="Abadi" w:hAnsi="Abadi"/>
                <w:spacing w:val="-2"/>
                <w:sz w:val="20"/>
              </w:rPr>
              <w:t>collaborative.</w:t>
            </w:r>
          </w:p>
        </w:tc>
        <w:tc>
          <w:tcPr>
            <w:tcW w:w="566" w:type="dxa"/>
          </w:tcPr>
          <w:p w14:paraId="0E03B25E" w14:textId="77777777" w:rsidR="00F65D28" w:rsidRPr="00AF36C7" w:rsidRDefault="00F65D28" w:rsidP="0075280E">
            <w:pPr>
              <w:pStyle w:val="TableParagraph"/>
              <w:rPr>
                <w:rFonts w:ascii="Abadi" w:hAnsi="Abadi"/>
                <w:sz w:val="20"/>
              </w:rPr>
            </w:pPr>
          </w:p>
        </w:tc>
        <w:tc>
          <w:tcPr>
            <w:tcW w:w="477" w:type="dxa"/>
            <w:shd w:val="clear" w:color="auto" w:fill="92D050"/>
          </w:tcPr>
          <w:p w14:paraId="3EDE7772" w14:textId="77777777" w:rsidR="00F65D28" w:rsidRPr="00AF36C7" w:rsidRDefault="00F65D28" w:rsidP="0075280E">
            <w:pPr>
              <w:pStyle w:val="TableParagraph"/>
              <w:spacing w:before="127"/>
              <w:rPr>
                <w:rFonts w:ascii="Abadi" w:hAnsi="Abadi"/>
                <w:sz w:val="20"/>
              </w:rPr>
            </w:pPr>
          </w:p>
          <w:p w14:paraId="77992C33" w14:textId="77777777" w:rsidR="00F65D28" w:rsidRPr="00AF36C7" w:rsidRDefault="00F65D28" w:rsidP="0075280E">
            <w:pPr>
              <w:pStyle w:val="TableParagraph"/>
              <w:ind w:left="90"/>
              <w:rPr>
                <w:rFonts w:ascii="Abadi" w:hAnsi="Abadi"/>
                <w:sz w:val="20"/>
              </w:rPr>
            </w:pPr>
          </w:p>
        </w:tc>
        <w:tc>
          <w:tcPr>
            <w:tcW w:w="425" w:type="dxa"/>
          </w:tcPr>
          <w:p w14:paraId="4A418DEC" w14:textId="77777777" w:rsidR="00F65D28" w:rsidRPr="00AF36C7" w:rsidRDefault="00F65D28" w:rsidP="0075280E">
            <w:pPr>
              <w:pStyle w:val="TableParagraph"/>
              <w:rPr>
                <w:rFonts w:ascii="Abadi" w:hAnsi="Abadi"/>
                <w:sz w:val="20"/>
              </w:rPr>
            </w:pPr>
          </w:p>
        </w:tc>
      </w:tr>
      <w:tr w:rsidR="00F65D28" w:rsidRPr="00AF36C7" w14:paraId="77059552" w14:textId="77777777" w:rsidTr="000B7293">
        <w:trPr>
          <w:trHeight w:val="851"/>
        </w:trPr>
        <w:tc>
          <w:tcPr>
            <w:tcW w:w="720" w:type="dxa"/>
          </w:tcPr>
          <w:p w14:paraId="0A80FC25" w14:textId="77777777" w:rsidR="00F65D28" w:rsidRPr="00AF36C7" w:rsidRDefault="00F65D28" w:rsidP="0075280E">
            <w:pPr>
              <w:pStyle w:val="TableParagraph"/>
              <w:spacing w:before="50"/>
              <w:rPr>
                <w:rFonts w:ascii="Abadi" w:hAnsi="Abadi"/>
                <w:sz w:val="20"/>
              </w:rPr>
            </w:pPr>
          </w:p>
          <w:p w14:paraId="1155D45C" w14:textId="77777777" w:rsidR="00F65D28" w:rsidRPr="00AF36C7" w:rsidRDefault="00F65D28" w:rsidP="0075280E">
            <w:pPr>
              <w:pStyle w:val="TableParagraph"/>
              <w:ind w:left="16"/>
              <w:jc w:val="center"/>
              <w:rPr>
                <w:rFonts w:ascii="Abadi" w:hAnsi="Abadi"/>
                <w:sz w:val="20"/>
              </w:rPr>
            </w:pPr>
            <w:r w:rsidRPr="00AF36C7">
              <w:rPr>
                <w:rFonts w:ascii="Abadi" w:hAnsi="Abadi"/>
                <w:spacing w:val="-5"/>
                <w:w w:val="105"/>
                <w:sz w:val="20"/>
              </w:rPr>
              <w:t>M2</w:t>
            </w:r>
          </w:p>
        </w:tc>
        <w:tc>
          <w:tcPr>
            <w:tcW w:w="4080" w:type="dxa"/>
          </w:tcPr>
          <w:p w14:paraId="24C09AC0" w14:textId="77777777" w:rsidR="00F65D28" w:rsidRPr="00AF36C7" w:rsidRDefault="00F65D28" w:rsidP="0075280E">
            <w:pPr>
              <w:pStyle w:val="TableParagraph"/>
              <w:spacing w:before="140" w:line="292" w:lineRule="auto"/>
              <w:ind w:left="91" w:right="358"/>
              <w:rPr>
                <w:rFonts w:ascii="Abadi" w:hAnsi="Abadi"/>
                <w:sz w:val="20"/>
              </w:rPr>
            </w:pPr>
            <w:r w:rsidRPr="00AF36C7">
              <w:rPr>
                <w:rFonts w:ascii="Abadi" w:hAnsi="Abadi"/>
                <w:spacing w:val="-6"/>
                <w:sz w:val="20"/>
              </w:rPr>
              <w:t>Effectively trialling multiple</w:t>
            </w:r>
            <w:r w:rsidRPr="00AF36C7">
              <w:rPr>
                <w:rFonts w:ascii="Abadi" w:hAnsi="Abadi"/>
                <w:spacing w:val="-9"/>
                <w:sz w:val="20"/>
              </w:rPr>
              <w:t xml:space="preserve"> </w:t>
            </w:r>
            <w:r w:rsidRPr="00AF36C7">
              <w:rPr>
                <w:rFonts w:ascii="Abadi" w:hAnsi="Abadi"/>
                <w:spacing w:val="-6"/>
                <w:sz w:val="20"/>
              </w:rPr>
              <w:t xml:space="preserve">components </w:t>
            </w:r>
            <w:r w:rsidRPr="00AF36C7">
              <w:rPr>
                <w:rFonts w:ascii="Abadi" w:hAnsi="Abadi"/>
                <w:sz w:val="20"/>
              </w:rPr>
              <w:t>and/or</w:t>
            </w:r>
            <w:r w:rsidRPr="00AF36C7">
              <w:rPr>
                <w:rFonts w:ascii="Abadi" w:hAnsi="Abadi"/>
                <w:spacing w:val="-20"/>
                <w:sz w:val="20"/>
              </w:rPr>
              <w:t xml:space="preserve"> </w:t>
            </w:r>
            <w:r w:rsidRPr="00AF36C7">
              <w:rPr>
                <w:rFonts w:ascii="Abadi" w:hAnsi="Abadi"/>
                <w:sz w:val="20"/>
              </w:rPr>
              <w:t>techniques</w:t>
            </w:r>
          </w:p>
        </w:tc>
        <w:tc>
          <w:tcPr>
            <w:tcW w:w="4265" w:type="dxa"/>
          </w:tcPr>
          <w:p w14:paraId="0BFD7C9D" w14:textId="77777777" w:rsidR="00F65D28" w:rsidRPr="00AF36C7" w:rsidRDefault="00F65D28" w:rsidP="00F65D28">
            <w:pPr>
              <w:pStyle w:val="TableParagraph"/>
              <w:numPr>
                <w:ilvl w:val="0"/>
                <w:numId w:val="14"/>
              </w:numPr>
              <w:tabs>
                <w:tab w:val="left" w:pos="224"/>
              </w:tabs>
              <w:spacing w:line="231" w:lineRule="exact"/>
              <w:ind w:left="224" w:hanging="133"/>
              <w:rPr>
                <w:rFonts w:ascii="Abadi" w:hAnsi="Abadi"/>
                <w:sz w:val="20"/>
              </w:rPr>
            </w:pPr>
            <w:r w:rsidRPr="00AF36C7">
              <w:rPr>
                <w:rFonts w:ascii="Abadi" w:hAnsi="Abadi"/>
                <w:spacing w:val="-2"/>
                <w:sz w:val="20"/>
              </w:rPr>
              <w:t>Students</w:t>
            </w:r>
            <w:r w:rsidRPr="00AF36C7">
              <w:rPr>
                <w:rFonts w:ascii="Abadi" w:hAnsi="Abadi"/>
                <w:spacing w:val="-15"/>
                <w:sz w:val="20"/>
              </w:rPr>
              <w:t xml:space="preserve"> </w:t>
            </w:r>
            <w:r w:rsidRPr="00AF36C7">
              <w:rPr>
                <w:rFonts w:ascii="Abadi" w:hAnsi="Abadi"/>
                <w:spacing w:val="-2"/>
                <w:sz w:val="20"/>
              </w:rPr>
              <w:t>show</w:t>
            </w:r>
            <w:r w:rsidRPr="00AF36C7">
              <w:rPr>
                <w:rFonts w:ascii="Abadi" w:hAnsi="Abadi"/>
                <w:spacing w:val="-14"/>
                <w:sz w:val="20"/>
              </w:rPr>
              <w:t xml:space="preserve"> </w:t>
            </w:r>
            <w:r w:rsidRPr="00AF36C7">
              <w:rPr>
                <w:rFonts w:ascii="Abadi" w:hAnsi="Abadi"/>
                <w:spacing w:val="-2"/>
                <w:sz w:val="20"/>
              </w:rPr>
              <w:t>evidence</w:t>
            </w:r>
            <w:r w:rsidRPr="00AF36C7">
              <w:rPr>
                <w:rFonts w:ascii="Abadi" w:hAnsi="Abadi"/>
                <w:spacing w:val="-14"/>
                <w:sz w:val="20"/>
              </w:rPr>
              <w:t xml:space="preserve"> </w:t>
            </w:r>
            <w:r w:rsidRPr="00AF36C7">
              <w:rPr>
                <w:rFonts w:ascii="Abadi" w:hAnsi="Abadi"/>
                <w:spacing w:val="-5"/>
                <w:sz w:val="20"/>
              </w:rPr>
              <w:t>of</w:t>
            </w:r>
          </w:p>
          <w:p w14:paraId="16A243BE" w14:textId="77777777" w:rsidR="00F65D28" w:rsidRPr="00AF36C7" w:rsidRDefault="00F65D28" w:rsidP="00F65D28">
            <w:pPr>
              <w:pStyle w:val="TableParagraph"/>
              <w:numPr>
                <w:ilvl w:val="1"/>
                <w:numId w:val="14"/>
              </w:numPr>
              <w:tabs>
                <w:tab w:val="left" w:pos="811"/>
              </w:tabs>
              <w:spacing w:before="51"/>
              <w:ind w:left="811" w:hanging="359"/>
              <w:rPr>
                <w:rFonts w:ascii="Abadi" w:hAnsi="Abadi"/>
                <w:sz w:val="20"/>
              </w:rPr>
            </w:pPr>
            <w:r w:rsidRPr="00AF36C7">
              <w:rPr>
                <w:rFonts w:ascii="Abadi" w:hAnsi="Abadi"/>
                <w:spacing w:val="-4"/>
                <w:sz w:val="20"/>
              </w:rPr>
              <w:t>Select</w:t>
            </w:r>
            <w:r w:rsidRPr="00AF36C7">
              <w:rPr>
                <w:rFonts w:ascii="Abadi" w:hAnsi="Abadi"/>
                <w:spacing w:val="-13"/>
                <w:sz w:val="20"/>
              </w:rPr>
              <w:t xml:space="preserve"> </w:t>
            </w:r>
            <w:r w:rsidRPr="00AF36C7">
              <w:rPr>
                <w:rFonts w:ascii="Abadi" w:hAnsi="Abadi"/>
                <w:spacing w:val="-4"/>
                <w:sz w:val="20"/>
              </w:rPr>
              <w:t>a</w:t>
            </w:r>
            <w:r w:rsidRPr="00AF36C7">
              <w:rPr>
                <w:rFonts w:ascii="Abadi" w:hAnsi="Abadi"/>
                <w:spacing w:val="-13"/>
                <w:sz w:val="20"/>
              </w:rPr>
              <w:t xml:space="preserve"> </w:t>
            </w:r>
            <w:r w:rsidRPr="00AF36C7">
              <w:rPr>
                <w:rFonts w:ascii="Abadi" w:hAnsi="Abadi"/>
                <w:spacing w:val="-4"/>
                <w:sz w:val="20"/>
              </w:rPr>
              <w:t>component,</w:t>
            </w:r>
            <w:r w:rsidRPr="00AF36C7">
              <w:rPr>
                <w:rFonts w:ascii="Abadi" w:hAnsi="Abadi"/>
                <w:spacing w:val="-11"/>
                <w:sz w:val="20"/>
              </w:rPr>
              <w:t xml:space="preserve"> </w:t>
            </w:r>
            <w:r w:rsidRPr="00AF36C7">
              <w:rPr>
                <w:rFonts w:ascii="Abadi" w:hAnsi="Abadi"/>
                <w:spacing w:val="-4"/>
                <w:sz w:val="20"/>
              </w:rPr>
              <w:t>2.</w:t>
            </w:r>
            <w:r w:rsidRPr="00AF36C7">
              <w:rPr>
                <w:rFonts w:ascii="Abadi" w:hAnsi="Abadi"/>
                <w:spacing w:val="-13"/>
                <w:sz w:val="20"/>
              </w:rPr>
              <w:t xml:space="preserve"> </w:t>
            </w:r>
            <w:r w:rsidRPr="00AF36C7">
              <w:rPr>
                <w:rFonts w:ascii="Abadi" w:hAnsi="Abadi"/>
                <w:spacing w:val="-4"/>
                <w:sz w:val="20"/>
              </w:rPr>
              <w:t>Plan</w:t>
            </w:r>
            <w:r w:rsidRPr="00AF36C7">
              <w:rPr>
                <w:rFonts w:ascii="Abadi" w:hAnsi="Abadi"/>
                <w:spacing w:val="-15"/>
                <w:sz w:val="20"/>
              </w:rPr>
              <w:t xml:space="preserve"> </w:t>
            </w:r>
            <w:r w:rsidRPr="00AF36C7">
              <w:rPr>
                <w:rFonts w:ascii="Abadi" w:hAnsi="Abadi"/>
                <w:spacing w:val="-5"/>
                <w:sz w:val="20"/>
              </w:rPr>
              <w:t>3.</w:t>
            </w:r>
          </w:p>
          <w:p w14:paraId="6A0D860B" w14:textId="77777777" w:rsidR="00F65D28" w:rsidRPr="00AF36C7" w:rsidRDefault="00F65D28" w:rsidP="0075280E">
            <w:pPr>
              <w:pStyle w:val="TableParagraph"/>
              <w:spacing w:before="51"/>
              <w:ind w:left="91"/>
              <w:rPr>
                <w:rFonts w:ascii="Abadi" w:hAnsi="Abadi"/>
                <w:sz w:val="20"/>
              </w:rPr>
            </w:pPr>
            <w:r w:rsidRPr="00AF36C7">
              <w:rPr>
                <w:rFonts w:ascii="Abadi" w:hAnsi="Abadi"/>
                <w:w w:val="90"/>
                <w:sz w:val="20"/>
              </w:rPr>
              <w:t>Make,</w:t>
            </w:r>
            <w:r w:rsidRPr="00AF36C7">
              <w:rPr>
                <w:rFonts w:ascii="Abadi" w:hAnsi="Abadi"/>
                <w:spacing w:val="-6"/>
                <w:w w:val="90"/>
                <w:sz w:val="20"/>
              </w:rPr>
              <w:t xml:space="preserve"> </w:t>
            </w:r>
            <w:r w:rsidRPr="00AF36C7">
              <w:rPr>
                <w:rFonts w:ascii="Abadi" w:hAnsi="Abadi"/>
                <w:w w:val="90"/>
                <w:sz w:val="20"/>
              </w:rPr>
              <w:t>4.</w:t>
            </w:r>
            <w:r w:rsidRPr="00AF36C7">
              <w:rPr>
                <w:rFonts w:ascii="Abadi" w:hAnsi="Abadi"/>
                <w:spacing w:val="-6"/>
                <w:w w:val="90"/>
                <w:sz w:val="20"/>
              </w:rPr>
              <w:t xml:space="preserve"> </w:t>
            </w:r>
            <w:r w:rsidRPr="00AF36C7">
              <w:rPr>
                <w:rFonts w:ascii="Abadi" w:hAnsi="Abadi"/>
                <w:w w:val="90"/>
                <w:sz w:val="20"/>
              </w:rPr>
              <w:t>Trial</w:t>
            </w:r>
            <w:r w:rsidRPr="00AF36C7">
              <w:rPr>
                <w:rFonts w:ascii="Abadi" w:hAnsi="Abadi"/>
                <w:spacing w:val="-4"/>
                <w:w w:val="90"/>
                <w:sz w:val="20"/>
              </w:rPr>
              <w:t xml:space="preserve"> </w:t>
            </w:r>
            <w:r w:rsidRPr="00AF36C7">
              <w:rPr>
                <w:rFonts w:ascii="Abadi" w:hAnsi="Abadi"/>
                <w:w w:val="90"/>
                <w:sz w:val="20"/>
              </w:rPr>
              <w:t>5.</w:t>
            </w:r>
            <w:r w:rsidRPr="00AF36C7">
              <w:rPr>
                <w:rFonts w:ascii="Abadi" w:hAnsi="Abadi"/>
                <w:spacing w:val="-6"/>
                <w:w w:val="90"/>
                <w:sz w:val="20"/>
              </w:rPr>
              <w:t xml:space="preserve"> </w:t>
            </w:r>
            <w:r w:rsidRPr="00AF36C7">
              <w:rPr>
                <w:rFonts w:ascii="Abadi" w:hAnsi="Abadi"/>
                <w:spacing w:val="-2"/>
                <w:w w:val="90"/>
                <w:sz w:val="20"/>
              </w:rPr>
              <w:t>Change.</w:t>
            </w:r>
          </w:p>
        </w:tc>
        <w:tc>
          <w:tcPr>
            <w:tcW w:w="566" w:type="dxa"/>
          </w:tcPr>
          <w:p w14:paraId="23DC52C7" w14:textId="77777777" w:rsidR="00F65D28" w:rsidRPr="00AF36C7" w:rsidRDefault="00F65D28" w:rsidP="0075280E">
            <w:pPr>
              <w:pStyle w:val="TableParagraph"/>
              <w:rPr>
                <w:rFonts w:ascii="Abadi" w:hAnsi="Abadi"/>
                <w:sz w:val="20"/>
              </w:rPr>
            </w:pPr>
          </w:p>
        </w:tc>
        <w:tc>
          <w:tcPr>
            <w:tcW w:w="477" w:type="dxa"/>
            <w:shd w:val="clear" w:color="auto" w:fill="92D050"/>
          </w:tcPr>
          <w:p w14:paraId="56605CA8" w14:textId="77777777" w:rsidR="00F65D28" w:rsidRPr="00AF36C7" w:rsidRDefault="00F65D28" w:rsidP="0075280E">
            <w:pPr>
              <w:pStyle w:val="TableParagraph"/>
              <w:spacing w:before="6"/>
              <w:rPr>
                <w:rFonts w:ascii="Abadi" w:hAnsi="Abadi"/>
                <w:sz w:val="18"/>
              </w:rPr>
            </w:pPr>
          </w:p>
          <w:p w14:paraId="49CF73FE" w14:textId="77777777" w:rsidR="00F65D28" w:rsidRPr="00AF36C7" w:rsidRDefault="00F65D28" w:rsidP="0075280E">
            <w:pPr>
              <w:pStyle w:val="TableParagraph"/>
              <w:ind w:left="90"/>
              <w:rPr>
                <w:rFonts w:ascii="Abadi" w:hAnsi="Abadi"/>
                <w:sz w:val="20"/>
              </w:rPr>
            </w:pPr>
          </w:p>
        </w:tc>
        <w:tc>
          <w:tcPr>
            <w:tcW w:w="425" w:type="dxa"/>
          </w:tcPr>
          <w:p w14:paraId="36A1C4BF" w14:textId="77777777" w:rsidR="00F65D28" w:rsidRPr="00AF36C7" w:rsidRDefault="00F65D28" w:rsidP="0075280E">
            <w:pPr>
              <w:pStyle w:val="TableParagraph"/>
              <w:rPr>
                <w:rFonts w:ascii="Abadi" w:hAnsi="Abadi"/>
                <w:sz w:val="20"/>
              </w:rPr>
            </w:pPr>
          </w:p>
        </w:tc>
      </w:tr>
      <w:tr w:rsidR="00F65D28" w:rsidRPr="00AF36C7" w14:paraId="43007F90" w14:textId="77777777" w:rsidTr="000B7293">
        <w:trPr>
          <w:trHeight w:val="1987"/>
        </w:trPr>
        <w:tc>
          <w:tcPr>
            <w:tcW w:w="720" w:type="dxa"/>
          </w:tcPr>
          <w:p w14:paraId="2C3E6500" w14:textId="77777777" w:rsidR="00F65D28" w:rsidRPr="00AF36C7" w:rsidRDefault="00F65D28" w:rsidP="0075280E">
            <w:pPr>
              <w:pStyle w:val="TableParagraph"/>
              <w:rPr>
                <w:rFonts w:ascii="Abadi" w:hAnsi="Abadi"/>
                <w:sz w:val="20"/>
              </w:rPr>
            </w:pPr>
          </w:p>
          <w:p w14:paraId="70B56E5D" w14:textId="77777777" w:rsidR="00F65D28" w:rsidRPr="00AF36C7" w:rsidRDefault="00F65D28" w:rsidP="0075280E">
            <w:pPr>
              <w:pStyle w:val="TableParagraph"/>
              <w:rPr>
                <w:rFonts w:ascii="Abadi" w:hAnsi="Abadi"/>
                <w:sz w:val="20"/>
              </w:rPr>
            </w:pPr>
          </w:p>
          <w:p w14:paraId="7B57DCEB" w14:textId="77777777" w:rsidR="00F65D28" w:rsidRPr="00AF36C7" w:rsidRDefault="00F65D28" w:rsidP="0075280E">
            <w:pPr>
              <w:pStyle w:val="TableParagraph"/>
              <w:spacing w:before="154"/>
              <w:rPr>
                <w:rFonts w:ascii="Abadi" w:hAnsi="Abadi"/>
                <w:sz w:val="20"/>
              </w:rPr>
            </w:pPr>
          </w:p>
          <w:p w14:paraId="74C31C61" w14:textId="77777777" w:rsidR="00F65D28" w:rsidRPr="00AF36C7" w:rsidRDefault="00F65D28" w:rsidP="0075280E">
            <w:pPr>
              <w:pStyle w:val="TableParagraph"/>
              <w:spacing w:before="1"/>
              <w:ind w:left="16"/>
              <w:jc w:val="center"/>
              <w:rPr>
                <w:rFonts w:ascii="Abadi" w:hAnsi="Abadi"/>
                <w:sz w:val="20"/>
              </w:rPr>
            </w:pPr>
            <w:r w:rsidRPr="00AF36C7">
              <w:rPr>
                <w:rFonts w:ascii="Abadi" w:hAnsi="Abadi"/>
                <w:spacing w:val="-5"/>
                <w:w w:val="105"/>
                <w:sz w:val="20"/>
              </w:rPr>
              <w:t>M3</w:t>
            </w:r>
          </w:p>
        </w:tc>
        <w:tc>
          <w:tcPr>
            <w:tcW w:w="4080" w:type="dxa"/>
          </w:tcPr>
          <w:p w14:paraId="7C249C90" w14:textId="77777777" w:rsidR="00F65D28" w:rsidRPr="00AF36C7" w:rsidRDefault="00F65D28" w:rsidP="0075280E">
            <w:pPr>
              <w:pStyle w:val="TableParagraph"/>
              <w:spacing w:line="292" w:lineRule="auto"/>
              <w:ind w:left="91" w:right="358"/>
              <w:rPr>
                <w:rFonts w:ascii="Abadi" w:hAnsi="Abadi"/>
                <w:sz w:val="20"/>
              </w:rPr>
            </w:pPr>
            <w:r w:rsidRPr="00AF36C7">
              <w:rPr>
                <w:rFonts w:ascii="Abadi" w:hAnsi="Abadi"/>
                <w:sz w:val="20"/>
              </w:rPr>
              <w:t>Effectively</w:t>
            </w:r>
            <w:r w:rsidRPr="00AF36C7">
              <w:rPr>
                <w:rFonts w:ascii="Abadi" w:hAnsi="Abadi"/>
                <w:spacing w:val="-14"/>
                <w:sz w:val="20"/>
              </w:rPr>
              <w:t xml:space="preserve"> </w:t>
            </w:r>
            <w:r w:rsidRPr="00AF36C7">
              <w:rPr>
                <w:rFonts w:ascii="Abadi" w:hAnsi="Abadi"/>
                <w:sz w:val="20"/>
              </w:rPr>
              <w:t>using</w:t>
            </w:r>
            <w:r w:rsidRPr="00AF36C7">
              <w:rPr>
                <w:rFonts w:ascii="Abadi" w:hAnsi="Abadi"/>
                <w:spacing w:val="-15"/>
                <w:sz w:val="20"/>
              </w:rPr>
              <w:t xml:space="preserve"> </w:t>
            </w:r>
            <w:r w:rsidRPr="00AF36C7">
              <w:rPr>
                <w:rFonts w:ascii="Abadi" w:hAnsi="Abadi"/>
                <w:sz w:val="20"/>
              </w:rPr>
              <w:t>information</w:t>
            </w:r>
            <w:r w:rsidRPr="00AF36C7">
              <w:rPr>
                <w:rFonts w:ascii="Abadi" w:hAnsi="Abadi"/>
                <w:spacing w:val="-15"/>
                <w:sz w:val="20"/>
              </w:rPr>
              <w:t xml:space="preserve"> </w:t>
            </w:r>
            <w:r w:rsidRPr="00AF36C7">
              <w:rPr>
                <w:rFonts w:ascii="Abadi" w:hAnsi="Abadi"/>
                <w:sz w:val="20"/>
              </w:rPr>
              <w:t>from testing</w:t>
            </w:r>
            <w:r w:rsidRPr="00AF36C7">
              <w:rPr>
                <w:rFonts w:ascii="Abadi" w:hAnsi="Abadi"/>
                <w:spacing w:val="-18"/>
                <w:sz w:val="20"/>
              </w:rPr>
              <w:t xml:space="preserve"> </w:t>
            </w:r>
            <w:r w:rsidRPr="00AF36C7">
              <w:rPr>
                <w:rFonts w:ascii="Abadi" w:hAnsi="Abadi"/>
                <w:sz w:val="20"/>
              </w:rPr>
              <w:t>and</w:t>
            </w:r>
            <w:r w:rsidRPr="00AF36C7">
              <w:rPr>
                <w:rFonts w:ascii="Abadi" w:hAnsi="Abadi"/>
                <w:spacing w:val="-17"/>
                <w:sz w:val="20"/>
              </w:rPr>
              <w:t xml:space="preserve"> </w:t>
            </w:r>
            <w:r w:rsidRPr="00AF36C7">
              <w:rPr>
                <w:rFonts w:ascii="Abadi" w:hAnsi="Abadi"/>
                <w:sz w:val="20"/>
              </w:rPr>
              <w:t>trialing</w:t>
            </w:r>
            <w:r w:rsidRPr="00AF36C7">
              <w:rPr>
                <w:rFonts w:ascii="Abadi" w:hAnsi="Abadi"/>
                <w:spacing w:val="-18"/>
                <w:sz w:val="20"/>
              </w:rPr>
              <w:t xml:space="preserve"> </w:t>
            </w:r>
            <w:r w:rsidRPr="00AF36C7">
              <w:rPr>
                <w:rFonts w:ascii="Abadi" w:hAnsi="Abadi"/>
                <w:sz w:val="20"/>
              </w:rPr>
              <w:t>to</w:t>
            </w:r>
            <w:r w:rsidRPr="00AF36C7">
              <w:rPr>
                <w:rFonts w:ascii="Abadi" w:hAnsi="Abadi"/>
                <w:spacing w:val="-18"/>
                <w:sz w:val="20"/>
              </w:rPr>
              <w:t xml:space="preserve"> </w:t>
            </w:r>
            <w:r w:rsidRPr="00AF36C7">
              <w:rPr>
                <w:rFonts w:ascii="Abadi" w:hAnsi="Abadi"/>
                <w:sz w:val="20"/>
              </w:rPr>
              <w:t>improve</w:t>
            </w:r>
            <w:r w:rsidRPr="00AF36C7">
              <w:rPr>
                <w:rFonts w:ascii="Abadi" w:hAnsi="Abadi"/>
                <w:spacing w:val="-18"/>
                <w:sz w:val="20"/>
              </w:rPr>
              <w:t xml:space="preserve"> </w:t>
            </w:r>
            <w:r w:rsidRPr="00AF36C7">
              <w:rPr>
                <w:rFonts w:ascii="Abadi" w:hAnsi="Abadi"/>
                <w:sz w:val="20"/>
              </w:rPr>
              <w:t xml:space="preserve">the </w:t>
            </w:r>
            <w:r w:rsidRPr="00AF36C7">
              <w:rPr>
                <w:rFonts w:ascii="Abadi" w:hAnsi="Abadi"/>
                <w:spacing w:val="-6"/>
                <w:sz w:val="20"/>
              </w:rPr>
              <w:t>functionality</w:t>
            </w:r>
            <w:r w:rsidRPr="00AF36C7">
              <w:rPr>
                <w:rFonts w:ascii="Abadi" w:hAnsi="Abadi"/>
                <w:spacing w:val="-10"/>
                <w:sz w:val="20"/>
              </w:rPr>
              <w:t xml:space="preserve"> </w:t>
            </w:r>
            <w:r w:rsidRPr="00AF36C7">
              <w:rPr>
                <w:rFonts w:ascii="Abadi" w:hAnsi="Abadi"/>
                <w:spacing w:val="-6"/>
                <w:sz w:val="20"/>
              </w:rPr>
              <w:t>of</w:t>
            </w:r>
            <w:r w:rsidRPr="00AF36C7">
              <w:rPr>
                <w:rFonts w:ascii="Abadi" w:hAnsi="Abadi"/>
                <w:spacing w:val="-11"/>
                <w:sz w:val="20"/>
              </w:rPr>
              <w:t xml:space="preserve"> </w:t>
            </w:r>
            <w:r w:rsidRPr="00AF36C7">
              <w:rPr>
                <w:rFonts w:ascii="Abadi" w:hAnsi="Abadi"/>
                <w:spacing w:val="-6"/>
                <w:sz w:val="20"/>
              </w:rPr>
              <w:t>the</w:t>
            </w:r>
            <w:r w:rsidRPr="00AF36C7">
              <w:rPr>
                <w:rFonts w:ascii="Abadi" w:hAnsi="Abadi"/>
                <w:spacing w:val="-11"/>
                <w:sz w:val="20"/>
              </w:rPr>
              <w:t xml:space="preserve"> </w:t>
            </w:r>
            <w:r w:rsidRPr="00AF36C7">
              <w:rPr>
                <w:rFonts w:ascii="Abadi" w:hAnsi="Abadi"/>
                <w:spacing w:val="-6"/>
                <w:sz w:val="20"/>
              </w:rPr>
              <w:t>digital</w:t>
            </w:r>
            <w:r w:rsidRPr="00AF36C7">
              <w:rPr>
                <w:rFonts w:ascii="Abadi" w:hAnsi="Abadi"/>
                <w:spacing w:val="-11"/>
                <w:sz w:val="20"/>
              </w:rPr>
              <w:t xml:space="preserve"> </w:t>
            </w:r>
            <w:r w:rsidRPr="00AF36C7">
              <w:rPr>
                <w:rFonts w:ascii="Abadi" w:hAnsi="Abadi"/>
                <w:spacing w:val="-6"/>
                <w:sz w:val="20"/>
              </w:rPr>
              <w:t xml:space="preserve">technologies </w:t>
            </w:r>
            <w:r w:rsidRPr="00AF36C7">
              <w:rPr>
                <w:rFonts w:ascii="Abadi" w:hAnsi="Abadi"/>
                <w:spacing w:val="-2"/>
                <w:sz w:val="20"/>
              </w:rPr>
              <w:t>Outcome.</w:t>
            </w:r>
          </w:p>
          <w:p w14:paraId="23972CBC" w14:textId="77777777" w:rsidR="00F65D28" w:rsidRPr="00AF36C7" w:rsidRDefault="00F65D28" w:rsidP="0075280E">
            <w:pPr>
              <w:pStyle w:val="TableParagraph"/>
              <w:spacing w:before="1" w:line="292" w:lineRule="auto"/>
              <w:ind w:left="91" w:right="358"/>
              <w:rPr>
                <w:rFonts w:ascii="Abadi" w:hAnsi="Abadi"/>
                <w:b/>
                <w:i/>
                <w:sz w:val="20"/>
              </w:rPr>
            </w:pPr>
            <w:r w:rsidRPr="00AF36C7">
              <w:rPr>
                <w:rFonts w:ascii="Abadi" w:hAnsi="Abadi"/>
                <w:b/>
                <w:i/>
                <w:sz w:val="20"/>
              </w:rPr>
              <w:t>Using</w:t>
            </w:r>
            <w:r w:rsidRPr="00AF36C7">
              <w:rPr>
                <w:rFonts w:ascii="Abadi" w:hAnsi="Abadi"/>
                <w:b/>
                <w:i/>
                <w:spacing w:val="-15"/>
                <w:sz w:val="20"/>
              </w:rPr>
              <w:t xml:space="preserve"> </w:t>
            </w:r>
            <w:r w:rsidRPr="00AF36C7">
              <w:rPr>
                <w:rFonts w:ascii="Abadi" w:hAnsi="Abadi"/>
                <w:b/>
                <w:i/>
                <w:sz w:val="20"/>
              </w:rPr>
              <w:t>information</w:t>
            </w:r>
            <w:r w:rsidRPr="00AF36C7">
              <w:rPr>
                <w:rFonts w:ascii="Abadi" w:hAnsi="Abadi"/>
                <w:b/>
                <w:i/>
                <w:spacing w:val="-13"/>
                <w:sz w:val="20"/>
              </w:rPr>
              <w:t xml:space="preserve"> </w:t>
            </w:r>
            <w:r w:rsidRPr="00AF36C7">
              <w:rPr>
                <w:rFonts w:ascii="Abadi" w:hAnsi="Abadi"/>
                <w:b/>
                <w:i/>
                <w:sz w:val="20"/>
              </w:rPr>
              <w:t>from</w:t>
            </w:r>
            <w:r w:rsidRPr="00AF36C7">
              <w:rPr>
                <w:rFonts w:ascii="Abadi" w:hAnsi="Abadi"/>
                <w:b/>
                <w:i/>
                <w:spacing w:val="-13"/>
                <w:sz w:val="20"/>
              </w:rPr>
              <w:t xml:space="preserve"> </w:t>
            </w:r>
            <w:r w:rsidRPr="00AF36C7">
              <w:rPr>
                <w:rFonts w:ascii="Abadi" w:hAnsi="Abadi"/>
                <w:b/>
                <w:i/>
                <w:sz w:val="20"/>
              </w:rPr>
              <w:t xml:space="preserve">testing </w:t>
            </w:r>
            <w:r w:rsidRPr="00AF36C7">
              <w:rPr>
                <w:rFonts w:ascii="Abadi" w:hAnsi="Abadi"/>
                <w:b/>
                <w:i/>
                <w:spacing w:val="-6"/>
                <w:sz w:val="20"/>
              </w:rPr>
              <w:t>procedures</w:t>
            </w:r>
            <w:r w:rsidRPr="00AF36C7">
              <w:rPr>
                <w:rFonts w:ascii="Abadi" w:hAnsi="Abadi"/>
                <w:b/>
                <w:i/>
                <w:spacing w:val="-18"/>
                <w:sz w:val="20"/>
              </w:rPr>
              <w:t xml:space="preserve"> </w:t>
            </w:r>
            <w:r w:rsidRPr="00AF36C7">
              <w:rPr>
                <w:rFonts w:ascii="Abadi" w:hAnsi="Abadi"/>
                <w:b/>
                <w:i/>
                <w:spacing w:val="-6"/>
                <w:sz w:val="20"/>
              </w:rPr>
              <w:t>to</w:t>
            </w:r>
            <w:r w:rsidRPr="00AF36C7">
              <w:rPr>
                <w:rFonts w:ascii="Abadi" w:hAnsi="Abadi"/>
                <w:b/>
                <w:i/>
                <w:spacing w:val="-18"/>
                <w:sz w:val="20"/>
              </w:rPr>
              <w:t xml:space="preserve"> </w:t>
            </w:r>
            <w:r w:rsidRPr="00AF36C7">
              <w:rPr>
                <w:rFonts w:ascii="Abadi" w:hAnsi="Abadi"/>
                <w:b/>
                <w:i/>
                <w:spacing w:val="-6"/>
                <w:sz w:val="20"/>
              </w:rPr>
              <w:t>improve</w:t>
            </w:r>
            <w:r w:rsidRPr="00AF36C7">
              <w:rPr>
                <w:rFonts w:ascii="Abadi" w:hAnsi="Abadi"/>
                <w:b/>
                <w:i/>
                <w:spacing w:val="-18"/>
                <w:sz w:val="20"/>
              </w:rPr>
              <w:t xml:space="preserve"> </w:t>
            </w:r>
            <w:r w:rsidRPr="00AF36C7">
              <w:rPr>
                <w:rFonts w:ascii="Abadi" w:hAnsi="Abadi"/>
                <w:b/>
                <w:i/>
                <w:spacing w:val="-6"/>
                <w:sz w:val="20"/>
              </w:rPr>
              <w:t>the</w:t>
            </w:r>
            <w:r w:rsidRPr="00AF36C7">
              <w:rPr>
                <w:rFonts w:ascii="Abadi" w:hAnsi="Abadi"/>
                <w:b/>
                <w:i/>
                <w:spacing w:val="-18"/>
                <w:sz w:val="20"/>
              </w:rPr>
              <w:t xml:space="preserve"> </w:t>
            </w:r>
            <w:r w:rsidRPr="00AF36C7">
              <w:rPr>
                <w:rFonts w:ascii="Abadi" w:hAnsi="Abadi"/>
                <w:b/>
                <w:i/>
                <w:spacing w:val="-6"/>
                <w:sz w:val="20"/>
              </w:rPr>
              <w:t>quality</w:t>
            </w:r>
            <w:r w:rsidRPr="00AF36C7">
              <w:rPr>
                <w:rFonts w:ascii="Abadi" w:hAnsi="Abadi"/>
                <w:b/>
                <w:i/>
                <w:spacing w:val="-18"/>
                <w:sz w:val="20"/>
              </w:rPr>
              <w:t xml:space="preserve"> </w:t>
            </w:r>
            <w:r w:rsidRPr="00AF36C7">
              <w:rPr>
                <w:rFonts w:ascii="Abadi" w:hAnsi="Abadi"/>
                <w:b/>
                <w:i/>
                <w:spacing w:val="-6"/>
                <w:sz w:val="20"/>
              </w:rPr>
              <w:t>of</w:t>
            </w:r>
          </w:p>
          <w:p w14:paraId="799BFBD7" w14:textId="77777777" w:rsidR="00F65D28" w:rsidRPr="00AF36C7" w:rsidRDefault="00F65D28" w:rsidP="0075280E">
            <w:pPr>
              <w:pStyle w:val="TableParagraph"/>
              <w:spacing w:before="2"/>
              <w:ind w:left="91"/>
              <w:rPr>
                <w:rFonts w:ascii="Abadi" w:hAnsi="Abadi"/>
                <w:b/>
                <w:i/>
                <w:sz w:val="20"/>
              </w:rPr>
            </w:pPr>
            <w:r w:rsidRPr="00AF36C7">
              <w:rPr>
                <w:rFonts w:ascii="Abadi" w:hAnsi="Abadi"/>
                <w:b/>
                <w:i/>
                <w:w w:val="90"/>
                <w:sz w:val="20"/>
              </w:rPr>
              <w:t>the</w:t>
            </w:r>
            <w:r w:rsidRPr="00AF36C7">
              <w:rPr>
                <w:rFonts w:ascii="Abadi" w:hAnsi="Abadi"/>
                <w:b/>
                <w:i/>
                <w:spacing w:val="-3"/>
                <w:sz w:val="20"/>
              </w:rPr>
              <w:t xml:space="preserve"> </w:t>
            </w:r>
            <w:r w:rsidRPr="00AF36C7">
              <w:rPr>
                <w:rFonts w:ascii="Abadi" w:hAnsi="Abadi"/>
                <w:b/>
                <w:i/>
                <w:w w:val="90"/>
                <w:sz w:val="20"/>
              </w:rPr>
              <w:t>digital</w:t>
            </w:r>
            <w:r w:rsidRPr="00AF36C7">
              <w:rPr>
                <w:rFonts w:ascii="Abadi" w:hAnsi="Abadi"/>
                <w:b/>
                <w:i/>
                <w:spacing w:val="-2"/>
                <w:sz w:val="20"/>
              </w:rPr>
              <w:t xml:space="preserve"> </w:t>
            </w:r>
            <w:r w:rsidRPr="00AF36C7">
              <w:rPr>
                <w:rFonts w:ascii="Abadi" w:hAnsi="Abadi"/>
                <w:b/>
                <w:i/>
                <w:w w:val="90"/>
                <w:sz w:val="20"/>
              </w:rPr>
              <w:t>media</w:t>
            </w:r>
            <w:r w:rsidRPr="00AF36C7">
              <w:rPr>
                <w:rFonts w:ascii="Abadi" w:hAnsi="Abadi"/>
                <w:b/>
                <w:i/>
                <w:spacing w:val="-4"/>
                <w:sz w:val="20"/>
              </w:rPr>
              <w:t xml:space="preserve"> </w:t>
            </w:r>
            <w:r w:rsidRPr="00AF36C7">
              <w:rPr>
                <w:rFonts w:ascii="Abadi" w:hAnsi="Abadi"/>
                <w:b/>
                <w:i/>
                <w:spacing w:val="-2"/>
                <w:w w:val="90"/>
                <w:sz w:val="20"/>
              </w:rPr>
              <w:t>outcome</w:t>
            </w:r>
          </w:p>
        </w:tc>
        <w:tc>
          <w:tcPr>
            <w:tcW w:w="4265" w:type="dxa"/>
          </w:tcPr>
          <w:p w14:paraId="7019553F" w14:textId="77777777" w:rsidR="00F65D28" w:rsidRPr="00AF36C7" w:rsidRDefault="00F65D28" w:rsidP="00F65D28">
            <w:pPr>
              <w:pStyle w:val="TableParagraph"/>
              <w:numPr>
                <w:ilvl w:val="0"/>
                <w:numId w:val="13"/>
              </w:numPr>
              <w:tabs>
                <w:tab w:val="left" w:pos="224"/>
              </w:tabs>
              <w:spacing w:before="140" w:line="292" w:lineRule="auto"/>
              <w:ind w:right="967" w:firstLine="0"/>
              <w:rPr>
                <w:rFonts w:ascii="Abadi" w:hAnsi="Abadi"/>
                <w:sz w:val="20"/>
              </w:rPr>
            </w:pPr>
            <w:r w:rsidRPr="00AF36C7">
              <w:rPr>
                <w:rFonts w:ascii="Abadi" w:hAnsi="Abadi"/>
                <w:spacing w:val="-2"/>
                <w:sz w:val="20"/>
              </w:rPr>
              <w:t>Describe</w:t>
            </w:r>
            <w:r w:rsidRPr="00AF36C7">
              <w:rPr>
                <w:rFonts w:ascii="Abadi" w:hAnsi="Abadi"/>
                <w:spacing w:val="-19"/>
                <w:sz w:val="20"/>
              </w:rPr>
              <w:t xml:space="preserve"> </w:t>
            </w:r>
            <w:r w:rsidRPr="00AF36C7">
              <w:rPr>
                <w:rFonts w:ascii="Abadi" w:hAnsi="Abadi"/>
                <w:spacing w:val="-2"/>
                <w:sz w:val="20"/>
              </w:rPr>
              <w:t>how</w:t>
            </w:r>
            <w:r w:rsidRPr="00AF36C7">
              <w:rPr>
                <w:rFonts w:ascii="Abadi" w:hAnsi="Abadi"/>
                <w:spacing w:val="-19"/>
                <w:sz w:val="20"/>
              </w:rPr>
              <w:t xml:space="preserve"> </w:t>
            </w:r>
            <w:r w:rsidRPr="00AF36C7">
              <w:rPr>
                <w:rFonts w:ascii="Abadi" w:hAnsi="Abadi"/>
                <w:spacing w:val="-2"/>
                <w:sz w:val="20"/>
              </w:rPr>
              <w:t>you</w:t>
            </w:r>
            <w:r w:rsidRPr="00AF36C7">
              <w:rPr>
                <w:rFonts w:ascii="Abadi" w:hAnsi="Abadi"/>
                <w:spacing w:val="-19"/>
                <w:sz w:val="20"/>
              </w:rPr>
              <w:t xml:space="preserve"> </w:t>
            </w:r>
            <w:r w:rsidRPr="00AF36C7">
              <w:rPr>
                <w:rFonts w:ascii="Abadi" w:hAnsi="Abadi"/>
                <w:spacing w:val="-2"/>
                <w:sz w:val="20"/>
              </w:rPr>
              <w:t>use</w:t>
            </w:r>
            <w:r w:rsidRPr="00AF36C7">
              <w:rPr>
                <w:rFonts w:ascii="Abadi" w:hAnsi="Abadi"/>
                <w:spacing w:val="-19"/>
                <w:sz w:val="20"/>
              </w:rPr>
              <w:t xml:space="preserve"> </w:t>
            </w:r>
            <w:r w:rsidRPr="00AF36C7">
              <w:rPr>
                <w:rFonts w:ascii="Abadi" w:hAnsi="Abadi"/>
                <w:spacing w:val="-2"/>
                <w:sz w:val="20"/>
              </w:rPr>
              <w:t>the</w:t>
            </w:r>
            <w:r w:rsidRPr="00AF36C7">
              <w:rPr>
                <w:rFonts w:ascii="Abadi" w:hAnsi="Abadi"/>
                <w:spacing w:val="-19"/>
                <w:sz w:val="20"/>
              </w:rPr>
              <w:t xml:space="preserve"> </w:t>
            </w:r>
            <w:r w:rsidRPr="00AF36C7">
              <w:rPr>
                <w:rFonts w:ascii="Abadi" w:hAnsi="Abadi"/>
                <w:spacing w:val="-2"/>
                <w:sz w:val="20"/>
              </w:rPr>
              <w:t xml:space="preserve">feedback </w:t>
            </w:r>
            <w:r w:rsidRPr="00AF36C7">
              <w:rPr>
                <w:rFonts w:ascii="Abadi" w:hAnsi="Abadi"/>
                <w:sz w:val="20"/>
              </w:rPr>
              <w:t>from the end users.</w:t>
            </w:r>
          </w:p>
          <w:p w14:paraId="16E852B1" w14:textId="77777777" w:rsidR="00F65D28" w:rsidRPr="00AF36C7" w:rsidRDefault="00F65D28" w:rsidP="0075280E">
            <w:pPr>
              <w:pStyle w:val="TableParagraph"/>
              <w:spacing w:before="54"/>
              <w:rPr>
                <w:rFonts w:ascii="Abadi" w:hAnsi="Abadi"/>
                <w:sz w:val="20"/>
              </w:rPr>
            </w:pPr>
          </w:p>
          <w:p w14:paraId="69B90D11" w14:textId="77777777" w:rsidR="00F65D28" w:rsidRPr="00AF36C7" w:rsidRDefault="00F65D28" w:rsidP="00F65D28">
            <w:pPr>
              <w:pStyle w:val="TableParagraph"/>
              <w:numPr>
                <w:ilvl w:val="0"/>
                <w:numId w:val="13"/>
              </w:numPr>
              <w:tabs>
                <w:tab w:val="left" w:pos="224"/>
              </w:tabs>
              <w:spacing w:line="292" w:lineRule="auto"/>
              <w:ind w:right="100" w:firstLine="0"/>
              <w:rPr>
                <w:rFonts w:ascii="Abadi" w:hAnsi="Abadi"/>
                <w:sz w:val="20"/>
              </w:rPr>
            </w:pPr>
            <w:r w:rsidRPr="00AF36C7">
              <w:rPr>
                <w:rFonts w:ascii="Abadi" w:hAnsi="Abadi"/>
                <w:sz w:val="20"/>
              </w:rPr>
              <w:t xml:space="preserve">Describe how you use information from </w:t>
            </w:r>
            <w:r w:rsidRPr="00AF36C7">
              <w:rPr>
                <w:rFonts w:ascii="Abadi" w:hAnsi="Abadi"/>
                <w:spacing w:val="-4"/>
                <w:sz w:val="20"/>
              </w:rPr>
              <w:t>testing</w:t>
            </w:r>
            <w:r w:rsidRPr="00AF36C7">
              <w:rPr>
                <w:rFonts w:ascii="Abadi" w:hAnsi="Abadi"/>
                <w:spacing w:val="-20"/>
                <w:sz w:val="20"/>
              </w:rPr>
              <w:t xml:space="preserve"> </w:t>
            </w:r>
            <w:r w:rsidRPr="00AF36C7">
              <w:rPr>
                <w:rFonts w:ascii="Abadi" w:hAnsi="Abadi"/>
                <w:spacing w:val="-4"/>
                <w:sz w:val="20"/>
              </w:rPr>
              <w:t>procedures</w:t>
            </w:r>
            <w:r w:rsidRPr="00AF36C7">
              <w:rPr>
                <w:rFonts w:ascii="Abadi" w:hAnsi="Abadi"/>
                <w:spacing w:val="-21"/>
                <w:sz w:val="20"/>
              </w:rPr>
              <w:t xml:space="preserve"> </w:t>
            </w:r>
            <w:r w:rsidRPr="00AF36C7">
              <w:rPr>
                <w:rFonts w:ascii="Abadi" w:hAnsi="Abadi"/>
                <w:spacing w:val="-4"/>
                <w:sz w:val="20"/>
              </w:rPr>
              <w:t>to</w:t>
            </w:r>
            <w:r w:rsidRPr="00AF36C7">
              <w:rPr>
                <w:rFonts w:ascii="Abadi" w:hAnsi="Abadi"/>
                <w:spacing w:val="-20"/>
                <w:sz w:val="20"/>
              </w:rPr>
              <w:t xml:space="preserve"> </w:t>
            </w:r>
            <w:r w:rsidRPr="00AF36C7">
              <w:rPr>
                <w:rFonts w:ascii="Abadi" w:hAnsi="Abadi"/>
                <w:spacing w:val="-4"/>
                <w:sz w:val="20"/>
              </w:rPr>
              <w:t>improve</w:t>
            </w:r>
            <w:r w:rsidRPr="00AF36C7">
              <w:rPr>
                <w:rFonts w:ascii="Abadi" w:hAnsi="Abadi"/>
                <w:spacing w:val="-20"/>
                <w:sz w:val="20"/>
              </w:rPr>
              <w:t xml:space="preserve"> </w:t>
            </w:r>
            <w:r w:rsidRPr="00AF36C7">
              <w:rPr>
                <w:rFonts w:ascii="Abadi" w:hAnsi="Abadi"/>
                <w:spacing w:val="-4"/>
                <w:sz w:val="20"/>
              </w:rPr>
              <w:t>the</w:t>
            </w:r>
            <w:r w:rsidRPr="00AF36C7">
              <w:rPr>
                <w:rFonts w:ascii="Abadi" w:hAnsi="Abadi"/>
                <w:spacing w:val="-20"/>
                <w:sz w:val="20"/>
              </w:rPr>
              <w:t xml:space="preserve"> </w:t>
            </w:r>
            <w:r w:rsidRPr="00AF36C7">
              <w:rPr>
                <w:rFonts w:ascii="Abadi" w:hAnsi="Abadi"/>
                <w:spacing w:val="-4"/>
                <w:sz w:val="20"/>
              </w:rPr>
              <w:t>quality</w:t>
            </w:r>
            <w:r w:rsidRPr="00AF36C7">
              <w:rPr>
                <w:rFonts w:ascii="Abadi" w:hAnsi="Abadi"/>
                <w:spacing w:val="-19"/>
                <w:sz w:val="20"/>
              </w:rPr>
              <w:t xml:space="preserve"> </w:t>
            </w:r>
            <w:r w:rsidRPr="00AF36C7">
              <w:rPr>
                <w:rFonts w:ascii="Abadi" w:hAnsi="Abadi"/>
                <w:spacing w:val="-4"/>
                <w:sz w:val="20"/>
              </w:rPr>
              <w:t>of</w:t>
            </w:r>
            <w:r w:rsidRPr="00AF36C7">
              <w:rPr>
                <w:rFonts w:ascii="Abadi" w:hAnsi="Abadi"/>
                <w:spacing w:val="-20"/>
                <w:sz w:val="20"/>
              </w:rPr>
              <w:t xml:space="preserve"> </w:t>
            </w:r>
            <w:r w:rsidRPr="00AF36C7">
              <w:rPr>
                <w:rFonts w:ascii="Abadi" w:hAnsi="Abadi"/>
                <w:spacing w:val="-4"/>
                <w:sz w:val="20"/>
              </w:rPr>
              <w:t xml:space="preserve">the </w:t>
            </w:r>
            <w:r w:rsidRPr="00AF36C7">
              <w:rPr>
                <w:rFonts w:ascii="Abadi" w:hAnsi="Abadi"/>
                <w:sz w:val="20"/>
              </w:rPr>
              <w:t>digital</w:t>
            </w:r>
            <w:r w:rsidRPr="00AF36C7">
              <w:rPr>
                <w:rFonts w:ascii="Abadi" w:hAnsi="Abadi"/>
                <w:spacing w:val="-14"/>
                <w:sz w:val="20"/>
              </w:rPr>
              <w:t xml:space="preserve"> </w:t>
            </w:r>
            <w:r w:rsidRPr="00AF36C7">
              <w:rPr>
                <w:rFonts w:ascii="Abadi" w:hAnsi="Abadi"/>
                <w:sz w:val="20"/>
              </w:rPr>
              <w:t>outcome.</w:t>
            </w:r>
            <w:r w:rsidRPr="00AF36C7">
              <w:rPr>
                <w:rFonts w:ascii="Abadi" w:hAnsi="Abadi"/>
                <w:spacing w:val="-14"/>
                <w:sz w:val="20"/>
              </w:rPr>
              <w:t xml:space="preserve"> </w:t>
            </w:r>
            <w:r w:rsidRPr="00AF36C7">
              <w:rPr>
                <w:rFonts w:ascii="Abadi" w:hAnsi="Abadi"/>
                <w:sz w:val="20"/>
              </w:rPr>
              <w:t>And</w:t>
            </w:r>
            <w:r w:rsidRPr="00AF36C7">
              <w:rPr>
                <w:rFonts w:ascii="Abadi" w:hAnsi="Abadi"/>
                <w:spacing w:val="-13"/>
                <w:sz w:val="20"/>
              </w:rPr>
              <w:t xml:space="preserve"> </w:t>
            </w:r>
            <w:r w:rsidRPr="00AF36C7">
              <w:rPr>
                <w:rFonts w:ascii="Abadi" w:hAnsi="Abadi"/>
                <w:sz w:val="20"/>
              </w:rPr>
              <w:t>how</w:t>
            </w:r>
            <w:r w:rsidRPr="00AF36C7">
              <w:rPr>
                <w:rFonts w:ascii="Abadi" w:hAnsi="Abadi"/>
                <w:spacing w:val="-14"/>
                <w:sz w:val="20"/>
              </w:rPr>
              <w:t xml:space="preserve"> </w:t>
            </w:r>
            <w:r w:rsidRPr="00AF36C7">
              <w:rPr>
                <w:rFonts w:ascii="Abadi" w:hAnsi="Abadi"/>
                <w:sz w:val="20"/>
              </w:rPr>
              <w:t>do</w:t>
            </w:r>
            <w:r w:rsidRPr="00AF36C7">
              <w:rPr>
                <w:rFonts w:ascii="Abadi" w:hAnsi="Abadi"/>
                <w:spacing w:val="-16"/>
                <w:sz w:val="20"/>
              </w:rPr>
              <w:t xml:space="preserve"> </w:t>
            </w:r>
            <w:r w:rsidRPr="00AF36C7">
              <w:rPr>
                <w:rFonts w:ascii="Abadi" w:hAnsi="Abadi"/>
                <w:sz w:val="20"/>
              </w:rPr>
              <w:t>you</w:t>
            </w:r>
            <w:r w:rsidRPr="00AF36C7">
              <w:rPr>
                <w:rFonts w:ascii="Abadi" w:hAnsi="Abadi"/>
                <w:spacing w:val="-14"/>
                <w:sz w:val="20"/>
              </w:rPr>
              <w:t xml:space="preserve"> </w:t>
            </w:r>
            <w:r w:rsidRPr="00AF36C7">
              <w:rPr>
                <w:rFonts w:ascii="Abadi" w:hAnsi="Abadi"/>
                <w:sz w:val="20"/>
              </w:rPr>
              <w:t>apply</w:t>
            </w:r>
            <w:r w:rsidRPr="00AF36C7">
              <w:rPr>
                <w:rFonts w:ascii="Abadi" w:hAnsi="Abadi"/>
                <w:spacing w:val="-13"/>
                <w:sz w:val="20"/>
              </w:rPr>
              <w:t xml:space="preserve"> </w:t>
            </w:r>
            <w:r w:rsidRPr="00AF36C7">
              <w:rPr>
                <w:rFonts w:ascii="Abadi" w:hAnsi="Abadi"/>
                <w:sz w:val="20"/>
              </w:rPr>
              <w:t>to</w:t>
            </w:r>
            <w:r w:rsidRPr="00AF36C7">
              <w:rPr>
                <w:rFonts w:ascii="Abadi" w:hAnsi="Abadi"/>
                <w:spacing w:val="-14"/>
                <w:sz w:val="20"/>
              </w:rPr>
              <w:t xml:space="preserve"> </w:t>
            </w:r>
            <w:r w:rsidRPr="00AF36C7">
              <w:rPr>
                <w:rFonts w:ascii="Abadi" w:hAnsi="Abadi"/>
                <w:sz w:val="20"/>
              </w:rPr>
              <w:t>UX?</w:t>
            </w:r>
          </w:p>
        </w:tc>
        <w:tc>
          <w:tcPr>
            <w:tcW w:w="566" w:type="dxa"/>
          </w:tcPr>
          <w:p w14:paraId="7B372AED" w14:textId="77777777" w:rsidR="00F65D28" w:rsidRPr="00AF36C7" w:rsidRDefault="00F65D28" w:rsidP="0075280E">
            <w:pPr>
              <w:pStyle w:val="TableParagraph"/>
              <w:rPr>
                <w:rFonts w:ascii="Abadi" w:hAnsi="Abadi"/>
                <w:sz w:val="20"/>
              </w:rPr>
            </w:pPr>
          </w:p>
        </w:tc>
        <w:tc>
          <w:tcPr>
            <w:tcW w:w="477" w:type="dxa"/>
            <w:shd w:val="clear" w:color="auto" w:fill="92D050"/>
          </w:tcPr>
          <w:p w14:paraId="0E76B991" w14:textId="77777777" w:rsidR="00F65D28" w:rsidRPr="00AF36C7" w:rsidRDefault="00F65D28" w:rsidP="0075280E">
            <w:pPr>
              <w:pStyle w:val="TableParagraph"/>
              <w:rPr>
                <w:rFonts w:ascii="Abadi" w:hAnsi="Abadi"/>
                <w:sz w:val="20"/>
              </w:rPr>
            </w:pPr>
          </w:p>
          <w:p w14:paraId="7BB99FB4" w14:textId="77777777" w:rsidR="00F65D28" w:rsidRPr="00AF36C7" w:rsidRDefault="00F65D28" w:rsidP="0075280E">
            <w:pPr>
              <w:pStyle w:val="TableParagraph"/>
              <w:rPr>
                <w:rFonts w:ascii="Abadi" w:hAnsi="Abadi"/>
                <w:sz w:val="20"/>
              </w:rPr>
            </w:pPr>
          </w:p>
          <w:p w14:paraId="1B30A6CB" w14:textId="77777777" w:rsidR="00F65D28" w:rsidRPr="00AF36C7" w:rsidRDefault="00F65D28" w:rsidP="0075280E">
            <w:pPr>
              <w:pStyle w:val="TableParagraph"/>
              <w:spacing w:before="86"/>
              <w:rPr>
                <w:rFonts w:ascii="Abadi" w:hAnsi="Abadi"/>
                <w:sz w:val="20"/>
              </w:rPr>
            </w:pPr>
          </w:p>
          <w:p w14:paraId="347B6A87" w14:textId="77777777" w:rsidR="00F65D28" w:rsidRPr="00AF36C7" w:rsidRDefault="00F65D28" w:rsidP="0075280E">
            <w:pPr>
              <w:pStyle w:val="TableParagraph"/>
              <w:ind w:left="90"/>
              <w:rPr>
                <w:rFonts w:ascii="Abadi" w:hAnsi="Abadi"/>
                <w:sz w:val="20"/>
              </w:rPr>
            </w:pPr>
          </w:p>
        </w:tc>
        <w:tc>
          <w:tcPr>
            <w:tcW w:w="425" w:type="dxa"/>
          </w:tcPr>
          <w:p w14:paraId="7DB27A08" w14:textId="77777777" w:rsidR="00F65D28" w:rsidRPr="00AF36C7" w:rsidRDefault="00F65D28" w:rsidP="0075280E">
            <w:pPr>
              <w:pStyle w:val="TableParagraph"/>
              <w:rPr>
                <w:rFonts w:ascii="Abadi" w:hAnsi="Abadi"/>
                <w:sz w:val="20"/>
              </w:rPr>
            </w:pPr>
          </w:p>
        </w:tc>
      </w:tr>
      <w:tr w:rsidR="00F65D28" w:rsidRPr="00AF36C7" w14:paraId="5AE8A4AD" w14:textId="77777777" w:rsidTr="000B7293">
        <w:trPr>
          <w:trHeight w:val="748"/>
        </w:trPr>
        <w:tc>
          <w:tcPr>
            <w:tcW w:w="720" w:type="dxa"/>
          </w:tcPr>
          <w:p w14:paraId="052A9E7E" w14:textId="77777777" w:rsidR="00F65D28" w:rsidRPr="00AF36C7" w:rsidRDefault="00F65D28" w:rsidP="0075280E">
            <w:pPr>
              <w:pStyle w:val="TableParagraph"/>
              <w:spacing w:before="232"/>
              <w:ind w:left="16"/>
              <w:jc w:val="center"/>
              <w:rPr>
                <w:rFonts w:ascii="Abadi" w:hAnsi="Abadi"/>
                <w:sz w:val="20"/>
              </w:rPr>
            </w:pPr>
            <w:r w:rsidRPr="00AF36C7">
              <w:rPr>
                <w:rFonts w:ascii="Abadi" w:hAnsi="Abadi"/>
                <w:spacing w:val="-5"/>
                <w:w w:val="105"/>
                <w:sz w:val="20"/>
              </w:rPr>
              <w:t>M4</w:t>
            </w:r>
          </w:p>
        </w:tc>
        <w:tc>
          <w:tcPr>
            <w:tcW w:w="4080" w:type="dxa"/>
          </w:tcPr>
          <w:p w14:paraId="4F0EFFD2" w14:textId="77777777" w:rsidR="00F65D28" w:rsidRPr="00AF36C7" w:rsidRDefault="00F65D28" w:rsidP="0075280E">
            <w:pPr>
              <w:pStyle w:val="TableParagraph"/>
              <w:spacing w:before="232"/>
              <w:ind w:left="91"/>
              <w:rPr>
                <w:rFonts w:ascii="Abadi" w:hAnsi="Abadi"/>
                <w:sz w:val="20"/>
              </w:rPr>
            </w:pPr>
            <w:r w:rsidRPr="00AF36C7">
              <w:rPr>
                <w:rFonts w:ascii="Abadi" w:hAnsi="Abadi"/>
                <w:spacing w:val="-4"/>
                <w:sz w:val="20"/>
              </w:rPr>
              <w:t>Addressing</w:t>
            </w:r>
            <w:r w:rsidRPr="00AF36C7">
              <w:rPr>
                <w:rFonts w:ascii="Abadi" w:hAnsi="Abadi"/>
                <w:spacing w:val="-13"/>
                <w:sz w:val="20"/>
              </w:rPr>
              <w:t xml:space="preserve"> </w:t>
            </w:r>
            <w:r w:rsidRPr="00AF36C7">
              <w:rPr>
                <w:rFonts w:ascii="Abadi" w:hAnsi="Abadi"/>
                <w:spacing w:val="-4"/>
                <w:sz w:val="20"/>
              </w:rPr>
              <w:t>relevant</w:t>
            </w:r>
            <w:r w:rsidRPr="00AF36C7">
              <w:rPr>
                <w:rFonts w:ascii="Abadi" w:hAnsi="Abadi"/>
                <w:spacing w:val="-13"/>
                <w:sz w:val="20"/>
              </w:rPr>
              <w:t xml:space="preserve"> </w:t>
            </w:r>
            <w:r w:rsidRPr="00AF36C7">
              <w:rPr>
                <w:rFonts w:ascii="Abadi" w:hAnsi="Abadi"/>
                <w:spacing w:val="-4"/>
                <w:sz w:val="20"/>
              </w:rPr>
              <w:t>Implications</w:t>
            </w:r>
          </w:p>
        </w:tc>
        <w:tc>
          <w:tcPr>
            <w:tcW w:w="4265" w:type="dxa"/>
          </w:tcPr>
          <w:p w14:paraId="0D78F009" w14:textId="77777777" w:rsidR="00F65D28" w:rsidRPr="00AF36C7" w:rsidRDefault="00F65D28" w:rsidP="0075280E">
            <w:pPr>
              <w:pStyle w:val="TableParagraph"/>
              <w:spacing w:before="232"/>
              <w:ind w:left="91"/>
              <w:rPr>
                <w:rFonts w:ascii="Abadi" w:hAnsi="Abadi"/>
                <w:sz w:val="20"/>
              </w:rPr>
            </w:pPr>
            <w:r w:rsidRPr="00AF36C7">
              <w:rPr>
                <w:rFonts w:ascii="Abadi" w:hAnsi="Abadi"/>
                <w:spacing w:val="-4"/>
                <w:sz w:val="20"/>
              </w:rPr>
              <w:t>Explain</w:t>
            </w:r>
            <w:r w:rsidRPr="00AF36C7">
              <w:rPr>
                <w:rFonts w:ascii="Abadi" w:hAnsi="Abadi"/>
                <w:spacing w:val="-18"/>
                <w:sz w:val="20"/>
              </w:rPr>
              <w:t xml:space="preserve"> </w:t>
            </w:r>
            <w:r w:rsidRPr="00AF36C7">
              <w:rPr>
                <w:rFonts w:ascii="Abadi" w:hAnsi="Abadi"/>
                <w:spacing w:val="-4"/>
                <w:sz w:val="20"/>
              </w:rPr>
              <w:t>how</w:t>
            </w:r>
            <w:r w:rsidRPr="00AF36C7">
              <w:rPr>
                <w:rFonts w:ascii="Abadi" w:hAnsi="Abadi"/>
                <w:spacing w:val="-18"/>
                <w:sz w:val="20"/>
              </w:rPr>
              <w:t xml:space="preserve"> </w:t>
            </w:r>
            <w:r w:rsidRPr="00AF36C7">
              <w:rPr>
                <w:rFonts w:ascii="Abadi" w:hAnsi="Abadi"/>
                <w:spacing w:val="-4"/>
                <w:sz w:val="20"/>
              </w:rPr>
              <w:t>the</w:t>
            </w:r>
            <w:r w:rsidRPr="00AF36C7">
              <w:rPr>
                <w:rFonts w:ascii="Abadi" w:hAnsi="Abadi"/>
                <w:spacing w:val="-17"/>
                <w:sz w:val="20"/>
              </w:rPr>
              <w:t xml:space="preserve"> </w:t>
            </w:r>
            <w:r w:rsidRPr="00AF36C7">
              <w:rPr>
                <w:rFonts w:ascii="Abadi" w:hAnsi="Abadi"/>
                <w:spacing w:val="-4"/>
                <w:sz w:val="20"/>
              </w:rPr>
              <w:t>R.I</w:t>
            </w:r>
            <w:r w:rsidRPr="00AF36C7">
              <w:rPr>
                <w:rFonts w:ascii="Abadi" w:hAnsi="Abadi"/>
                <w:spacing w:val="-17"/>
                <w:sz w:val="20"/>
              </w:rPr>
              <w:t xml:space="preserve"> </w:t>
            </w:r>
            <w:r w:rsidRPr="00AF36C7">
              <w:rPr>
                <w:rFonts w:ascii="Abadi" w:hAnsi="Abadi"/>
                <w:spacing w:val="-4"/>
                <w:sz w:val="20"/>
              </w:rPr>
              <w:t>was</w:t>
            </w:r>
            <w:r w:rsidRPr="00AF36C7">
              <w:rPr>
                <w:rFonts w:ascii="Abadi" w:hAnsi="Abadi"/>
                <w:spacing w:val="-18"/>
                <w:sz w:val="20"/>
              </w:rPr>
              <w:t xml:space="preserve"> </w:t>
            </w:r>
            <w:r w:rsidRPr="00AF36C7">
              <w:rPr>
                <w:rFonts w:ascii="Abadi" w:hAnsi="Abadi"/>
                <w:spacing w:val="-4"/>
                <w:sz w:val="20"/>
              </w:rPr>
              <w:t>addressed</w:t>
            </w:r>
          </w:p>
        </w:tc>
        <w:tc>
          <w:tcPr>
            <w:tcW w:w="566" w:type="dxa"/>
          </w:tcPr>
          <w:p w14:paraId="739D4D74" w14:textId="77777777" w:rsidR="00F65D28" w:rsidRPr="00AF36C7" w:rsidRDefault="00F65D28" w:rsidP="0075280E">
            <w:pPr>
              <w:pStyle w:val="TableParagraph"/>
              <w:rPr>
                <w:rFonts w:ascii="Abadi" w:hAnsi="Abadi"/>
                <w:sz w:val="20"/>
              </w:rPr>
            </w:pPr>
          </w:p>
        </w:tc>
        <w:tc>
          <w:tcPr>
            <w:tcW w:w="477" w:type="dxa"/>
            <w:shd w:val="clear" w:color="auto" w:fill="92D050"/>
          </w:tcPr>
          <w:p w14:paraId="74B14037" w14:textId="77777777" w:rsidR="00F65D28" w:rsidRPr="00AF36C7" w:rsidRDefault="00F65D28" w:rsidP="0075280E">
            <w:pPr>
              <w:pStyle w:val="TableParagraph"/>
              <w:spacing w:before="1"/>
              <w:rPr>
                <w:rFonts w:ascii="Abadi" w:hAnsi="Abadi"/>
                <w:sz w:val="14"/>
              </w:rPr>
            </w:pPr>
          </w:p>
          <w:p w14:paraId="4EF97F88" w14:textId="77777777" w:rsidR="00F65D28" w:rsidRPr="00AF36C7" w:rsidRDefault="00F65D28" w:rsidP="0075280E">
            <w:pPr>
              <w:pStyle w:val="TableParagraph"/>
              <w:ind w:left="90"/>
              <w:rPr>
                <w:rFonts w:ascii="Abadi" w:hAnsi="Abadi"/>
                <w:sz w:val="20"/>
              </w:rPr>
            </w:pPr>
          </w:p>
        </w:tc>
        <w:tc>
          <w:tcPr>
            <w:tcW w:w="425" w:type="dxa"/>
          </w:tcPr>
          <w:p w14:paraId="549E607E" w14:textId="77777777" w:rsidR="00F65D28" w:rsidRPr="00AF36C7" w:rsidRDefault="00F65D28" w:rsidP="0075280E">
            <w:pPr>
              <w:pStyle w:val="TableParagraph"/>
              <w:rPr>
                <w:rFonts w:ascii="Abadi" w:hAnsi="Abadi"/>
                <w:sz w:val="20"/>
              </w:rPr>
            </w:pPr>
          </w:p>
        </w:tc>
      </w:tr>
    </w:tbl>
    <w:p w14:paraId="2A02780F" w14:textId="77777777" w:rsidR="00F65D28" w:rsidRPr="00AF36C7" w:rsidRDefault="00F65D28" w:rsidP="00F65D28">
      <w:pPr>
        <w:pStyle w:val="TableParagraph"/>
        <w:rPr>
          <w:rFonts w:ascii="Abadi" w:hAnsi="Abadi"/>
          <w:sz w:val="20"/>
        </w:rPr>
        <w:sectPr w:rsidR="00F65D28" w:rsidRPr="00AF36C7" w:rsidSect="00F65D28">
          <w:pgSz w:w="11906" w:h="16838" w:code="9"/>
          <w:pgMar w:top="1200" w:right="360" w:bottom="724" w:left="360" w:header="720" w:footer="720" w:gutter="0"/>
          <w:cols w:space="720"/>
        </w:sectPr>
      </w:pPr>
    </w:p>
    <w:tbl>
      <w:tblPr>
        <w:tblW w:w="1049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3615"/>
        <w:gridCol w:w="4866"/>
        <w:gridCol w:w="567"/>
        <w:gridCol w:w="431"/>
        <w:gridCol w:w="425"/>
      </w:tblGrid>
      <w:tr w:rsidR="00F65D28" w:rsidRPr="00AF36C7" w14:paraId="04F31FFC" w14:textId="77777777" w:rsidTr="000B7293">
        <w:trPr>
          <w:trHeight w:val="681"/>
        </w:trPr>
        <w:tc>
          <w:tcPr>
            <w:tcW w:w="9067" w:type="dxa"/>
            <w:gridSpan w:val="3"/>
            <w:shd w:val="clear" w:color="auto" w:fill="F9D978"/>
          </w:tcPr>
          <w:p w14:paraId="3BC4B0EA" w14:textId="77777777" w:rsidR="00F65D28" w:rsidRPr="00AF36C7" w:rsidRDefault="00F65D28" w:rsidP="0075280E">
            <w:pPr>
              <w:pStyle w:val="TableParagraph"/>
              <w:ind w:left="90"/>
              <w:rPr>
                <w:rFonts w:ascii="Abadi" w:hAnsi="Abadi"/>
                <w:i/>
                <w:sz w:val="24"/>
              </w:rPr>
            </w:pPr>
            <w:r w:rsidRPr="00AF36C7">
              <w:rPr>
                <w:rFonts w:ascii="Abadi" w:hAnsi="Abadi"/>
                <w:i/>
                <w:spacing w:val="-4"/>
                <w:sz w:val="24"/>
              </w:rPr>
              <w:lastRenderedPageBreak/>
              <w:t>Use</w:t>
            </w:r>
            <w:r w:rsidRPr="00AF36C7">
              <w:rPr>
                <w:rFonts w:ascii="Abadi" w:hAnsi="Abadi"/>
                <w:i/>
                <w:spacing w:val="-22"/>
                <w:sz w:val="24"/>
              </w:rPr>
              <w:t xml:space="preserve"> </w:t>
            </w:r>
            <w:r w:rsidRPr="00AF36C7">
              <w:rPr>
                <w:rFonts w:ascii="Abadi" w:hAnsi="Abadi"/>
                <w:i/>
                <w:spacing w:val="-4"/>
                <w:sz w:val="24"/>
              </w:rPr>
              <w:t>complex</w:t>
            </w:r>
            <w:r w:rsidRPr="00AF36C7">
              <w:rPr>
                <w:rFonts w:ascii="Abadi" w:hAnsi="Abadi"/>
                <w:i/>
                <w:spacing w:val="-21"/>
                <w:sz w:val="24"/>
              </w:rPr>
              <w:t xml:space="preserve"> </w:t>
            </w:r>
            <w:r w:rsidRPr="00AF36C7">
              <w:rPr>
                <w:rFonts w:ascii="Abadi" w:hAnsi="Abadi"/>
                <w:i/>
                <w:spacing w:val="-4"/>
                <w:sz w:val="24"/>
              </w:rPr>
              <w:t>processes</w:t>
            </w:r>
            <w:r w:rsidRPr="00AF36C7">
              <w:rPr>
                <w:rFonts w:ascii="Abadi" w:hAnsi="Abadi"/>
                <w:i/>
                <w:spacing w:val="-20"/>
                <w:sz w:val="24"/>
              </w:rPr>
              <w:t xml:space="preserve"> </w:t>
            </w:r>
            <w:r w:rsidRPr="00AF36C7">
              <w:rPr>
                <w:rFonts w:ascii="Abadi" w:hAnsi="Abadi"/>
                <w:i/>
                <w:spacing w:val="-4"/>
                <w:sz w:val="24"/>
              </w:rPr>
              <w:t>techniques</w:t>
            </w:r>
            <w:r w:rsidRPr="00AF36C7">
              <w:rPr>
                <w:rFonts w:ascii="Abadi" w:hAnsi="Abadi"/>
                <w:i/>
                <w:spacing w:val="-19"/>
                <w:sz w:val="24"/>
              </w:rPr>
              <w:t xml:space="preserve"> </w:t>
            </w:r>
            <w:r w:rsidRPr="00AF36C7">
              <w:rPr>
                <w:rFonts w:ascii="Abadi" w:hAnsi="Abadi"/>
                <w:i/>
                <w:spacing w:val="-4"/>
                <w:sz w:val="24"/>
              </w:rPr>
              <w:t>to</w:t>
            </w:r>
            <w:r w:rsidRPr="00AF36C7">
              <w:rPr>
                <w:rFonts w:ascii="Abadi" w:hAnsi="Abadi"/>
                <w:i/>
                <w:spacing w:val="-22"/>
                <w:sz w:val="24"/>
              </w:rPr>
              <w:t xml:space="preserve"> </w:t>
            </w:r>
            <w:r w:rsidRPr="00AF36C7">
              <w:rPr>
                <w:rFonts w:ascii="Abadi" w:hAnsi="Abadi"/>
                <w:i/>
                <w:spacing w:val="-4"/>
                <w:sz w:val="24"/>
              </w:rPr>
              <w:t>develop</w:t>
            </w:r>
            <w:r w:rsidRPr="00AF36C7">
              <w:rPr>
                <w:rFonts w:ascii="Abadi" w:hAnsi="Abadi"/>
                <w:i/>
                <w:spacing w:val="-21"/>
                <w:sz w:val="24"/>
              </w:rPr>
              <w:t xml:space="preserve"> </w:t>
            </w:r>
            <w:r w:rsidRPr="00AF36C7">
              <w:rPr>
                <w:rFonts w:ascii="Abadi" w:hAnsi="Abadi"/>
                <w:i/>
                <w:spacing w:val="-4"/>
                <w:sz w:val="24"/>
              </w:rPr>
              <w:t>a</w:t>
            </w:r>
            <w:r w:rsidRPr="00AF36C7">
              <w:rPr>
                <w:rFonts w:ascii="Abadi" w:hAnsi="Abadi"/>
                <w:i/>
                <w:spacing w:val="-22"/>
                <w:sz w:val="24"/>
              </w:rPr>
              <w:t xml:space="preserve"> </w:t>
            </w:r>
            <w:r w:rsidRPr="00AF36C7">
              <w:rPr>
                <w:rFonts w:ascii="Abadi" w:hAnsi="Abadi"/>
                <w:i/>
                <w:spacing w:val="-4"/>
                <w:sz w:val="24"/>
              </w:rPr>
              <w:t>refined</w:t>
            </w:r>
            <w:r w:rsidRPr="00AF36C7">
              <w:rPr>
                <w:rFonts w:ascii="Abadi" w:hAnsi="Abadi"/>
                <w:i/>
                <w:spacing w:val="-19"/>
                <w:sz w:val="24"/>
              </w:rPr>
              <w:t xml:space="preserve"> </w:t>
            </w:r>
            <w:r w:rsidRPr="00AF36C7">
              <w:rPr>
                <w:rFonts w:ascii="Abadi" w:hAnsi="Abadi"/>
                <w:i/>
                <w:spacing w:val="-4"/>
                <w:sz w:val="24"/>
              </w:rPr>
              <w:t>digital</w:t>
            </w:r>
            <w:r w:rsidRPr="00AF36C7">
              <w:rPr>
                <w:rFonts w:ascii="Abadi" w:hAnsi="Abadi"/>
                <w:i/>
                <w:spacing w:val="-19"/>
                <w:sz w:val="24"/>
              </w:rPr>
              <w:t xml:space="preserve"> </w:t>
            </w:r>
            <w:r w:rsidRPr="00AF36C7">
              <w:rPr>
                <w:rFonts w:ascii="Abadi" w:hAnsi="Abadi"/>
                <w:i/>
                <w:spacing w:val="-4"/>
                <w:sz w:val="24"/>
              </w:rPr>
              <w:t>technologies</w:t>
            </w:r>
            <w:r w:rsidRPr="00AF36C7">
              <w:rPr>
                <w:rFonts w:ascii="Abadi" w:hAnsi="Abadi"/>
                <w:i/>
                <w:spacing w:val="-20"/>
                <w:sz w:val="24"/>
              </w:rPr>
              <w:t xml:space="preserve"> </w:t>
            </w:r>
            <w:r w:rsidRPr="00AF36C7">
              <w:rPr>
                <w:rFonts w:ascii="Abadi" w:hAnsi="Abadi"/>
                <w:i/>
                <w:spacing w:val="-4"/>
                <w:sz w:val="24"/>
              </w:rPr>
              <w:t>outcome</w:t>
            </w:r>
          </w:p>
          <w:p w14:paraId="03C3D635" w14:textId="77777777" w:rsidR="00F65D28" w:rsidRPr="00AF36C7" w:rsidRDefault="00F65D28" w:rsidP="0075280E">
            <w:pPr>
              <w:pStyle w:val="TableParagraph"/>
              <w:spacing w:before="62"/>
              <w:ind w:left="90"/>
              <w:rPr>
                <w:rFonts w:ascii="Abadi" w:hAnsi="Abadi"/>
                <w:i/>
                <w:sz w:val="24"/>
              </w:rPr>
            </w:pPr>
            <w:r w:rsidRPr="00AF36C7">
              <w:rPr>
                <w:rFonts w:ascii="Abadi" w:hAnsi="Abadi"/>
                <w:i/>
                <w:spacing w:val="-2"/>
                <w:sz w:val="24"/>
              </w:rPr>
              <w:t>involves:</w:t>
            </w:r>
          </w:p>
        </w:tc>
        <w:tc>
          <w:tcPr>
            <w:tcW w:w="567" w:type="dxa"/>
            <w:shd w:val="clear" w:color="auto" w:fill="F9D978"/>
          </w:tcPr>
          <w:p w14:paraId="0AFD5087" w14:textId="77777777" w:rsidR="00F65D28" w:rsidRPr="00AF36C7" w:rsidRDefault="00F65D28" w:rsidP="0075280E">
            <w:pPr>
              <w:pStyle w:val="TableParagraph"/>
              <w:rPr>
                <w:rFonts w:ascii="Abadi" w:hAnsi="Abadi"/>
              </w:rPr>
            </w:pPr>
          </w:p>
        </w:tc>
        <w:tc>
          <w:tcPr>
            <w:tcW w:w="431" w:type="dxa"/>
            <w:shd w:val="clear" w:color="auto" w:fill="F9D978"/>
          </w:tcPr>
          <w:p w14:paraId="3306F108" w14:textId="77777777" w:rsidR="00F65D28" w:rsidRPr="00AF36C7" w:rsidRDefault="00F65D28" w:rsidP="0075280E">
            <w:pPr>
              <w:pStyle w:val="TableParagraph"/>
              <w:rPr>
                <w:rFonts w:ascii="Abadi" w:hAnsi="Abadi"/>
              </w:rPr>
            </w:pPr>
          </w:p>
        </w:tc>
        <w:tc>
          <w:tcPr>
            <w:tcW w:w="425" w:type="dxa"/>
            <w:shd w:val="clear" w:color="auto" w:fill="F9D978"/>
          </w:tcPr>
          <w:p w14:paraId="2C599D45" w14:textId="77777777" w:rsidR="00F65D28" w:rsidRPr="00AF36C7" w:rsidRDefault="00F65D28" w:rsidP="0075280E">
            <w:pPr>
              <w:pStyle w:val="TableParagraph"/>
              <w:ind w:left="87"/>
              <w:rPr>
                <w:rFonts w:ascii="Abadi" w:hAnsi="Abadi"/>
                <w:sz w:val="24"/>
              </w:rPr>
            </w:pPr>
            <w:r w:rsidRPr="00AF36C7">
              <w:rPr>
                <w:rFonts w:ascii="Abadi" w:hAnsi="Abadi"/>
                <w:spacing w:val="-10"/>
                <w:w w:val="105"/>
                <w:sz w:val="24"/>
              </w:rPr>
              <w:t>E</w:t>
            </w:r>
          </w:p>
        </w:tc>
      </w:tr>
      <w:tr w:rsidR="00F65D28" w:rsidRPr="00AF36C7" w14:paraId="2114FDF6" w14:textId="77777777" w:rsidTr="000B7293">
        <w:trPr>
          <w:trHeight w:val="1134"/>
        </w:trPr>
        <w:tc>
          <w:tcPr>
            <w:tcW w:w="586" w:type="dxa"/>
          </w:tcPr>
          <w:p w14:paraId="7E1EB7B2" w14:textId="77777777" w:rsidR="00F65D28" w:rsidRPr="00AF36C7" w:rsidRDefault="00F65D28" w:rsidP="0075280E">
            <w:pPr>
              <w:pStyle w:val="TableParagraph"/>
              <w:spacing w:before="194"/>
              <w:rPr>
                <w:rFonts w:ascii="Abadi" w:hAnsi="Abadi"/>
                <w:sz w:val="20"/>
              </w:rPr>
            </w:pPr>
          </w:p>
          <w:p w14:paraId="7B7A2DDB" w14:textId="77777777" w:rsidR="00F65D28" w:rsidRPr="00AF36C7" w:rsidRDefault="00F65D28" w:rsidP="0075280E">
            <w:pPr>
              <w:pStyle w:val="TableParagraph"/>
              <w:ind w:left="14"/>
              <w:jc w:val="center"/>
              <w:rPr>
                <w:rFonts w:ascii="Abadi" w:hAnsi="Abadi"/>
                <w:sz w:val="20"/>
              </w:rPr>
            </w:pPr>
            <w:r w:rsidRPr="00AF36C7">
              <w:rPr>
                <w:rFonts w:ascii="Abadi" w:hAnsi="Abadi"/>
                <w:spacing w:val="-5"/>
                <w:sz w:val="20"/>
              </w:rPr>
              <w:t>E1</w:t>
            </w:r>
          </w:p>
        </w:tc>
        <w:tc>
          <w:tcPr>
            <w:tcW w:w="3615" w:type="dxa"/>
          </w:tcPr>
          <w:p w14:paraId="193E370D" w14:textId="77777777" w:rsidR="00F65D28" w:rsidRPr="00AF36C7" w:rsidRDefault="00F65D28" w:rsidP="0075280E">
            <w:pPr>
              <w:pStyle w:val="TableParagraph"/>
              <w:spacing w:before="140" w:line="292" w:lineRule="auto"/>
              <w:ind w:left="90" w:right="91"/>
              <w:rPr>
                <w:rFonts w:ascii="Abadi" w:hAnsi="Abadi"/>
                <w:sz w:val="20"/>
              </w:rPr>
            </w:pPr>
            <w:r w:rsidRPr="00AF36C7">
              <w:rPr>
                <w:rFonts w:ascii="Abadi" w:hAnsi="Abadi"/>
                <w:spacing w:val="-4"/>
                <w:sz w:val="20"/>
              </w:rPr>
              <w:t>synthesising</w:t>
            </w:r>
            <w:r w:rsidRPr="00AF36C7">
              <w:rPr>
                <w:rFonts w:ascii="Abadi" w:hAnsi="Abadi"/>
                <w:spacing w:val="-14"/>
                <w:sz w:val="20"/>
              </w:rPr>
              <w:t xml:space="preserve"> </w:t>
            </w:r>
            <w:r w:rsidRPr="00AF36C7">
              <w:rPr>
                <w:rFonts w:ascii="Abadi" w:hAnsi="Abadi"/>
                <w:spacing w:val="-4"/>
                <w:sz w:val="20"/>
              </w:rPr>
              <w:t>information</w:t>
            </w:r>
            <w:r w:rsidRPr="00AF36C7">
              <w:rPr>
                <w:rFonts w:ascii="Abadi" w:hAnsi="Abadi"/>
                <w:spacing w:val="-14"/>
                <w:sz w:val="20"/>
              </w:rPr>
              <w:t xml:space="preserve"> </w:t>
            </w:r>
            <w:r w:rsidRPr="00AF36C7">
              <w:rPr>
                <w:rFonts w:ascii="Abadi" w:hAnsi="Abadi"/>
                <w:spacing w:val="-4"/>
                <w:sz w:val="20"/>
              </w:rPr>
              <w:t>gained</w:t>
            </w:r>
            <w:r w:rsidRPr="00AF36C7">
              <w:rPr>
                <w:rFonts w:ascii="Abadi" w:hAnsi="Abadi"/>
                <w:spacing w:val="-13"/>
                <w:sz w:val="20"/>
              </w:rPr>
              <w:t xml:space="preserve"> </w:t>
            </w:r>
            <w:r w:rsidRPr="00AF36C7">
              <w:rPr>
                <w:rFonts w:ascii="Abadi" w:hAnsi="Abadi"/>
                <w:spacing w:val="-4"/>
                <w:sz w:val="20"/>
              </w:rPr>
              <w:t xml:space="preserve">from </w:t>
            </w:r>
            <w:r w:rsidRPr="00AF36C7">
              <w:rPr>
                <w:rFonts w:ascii="Abadi" w:hAnsi="Abadi"/>
                <w:spacing w:val="-2"/>
                <w:sz w:val="20"/>
              </w:rPr>
              <w:t>the</w:t>
            </w:r>
            <w:r w:rsidRPr="00AF36C7">
              <w:rPr>
                <w:rFonts w:ascii="Abadi" w:hAnsi="Abadi"/>
                <w:spacing w:val="-20"/>
                <w:sz w:val="20"/>
              </w:rPr>
              <w:t xml:space="preserve"> </w:t>
            </w:r>
            <w:r w:rsidRPr="00AF36C7">
              <w:rPr>
                <w:rFonts w:ascii="Abadi" w:hAnsi="Abadi"/>
                <w:spacing w:val="-2"/>
                <w:sz w:val="20"/>
              </w:rPr>
              <w:t>planning,</w:t>
            </w:r>
            <w:r w:rsidRPr="00AF36C7">
              <w:rPr>
                <w:rFonts w:ascii="Abadi" w:hAnsi="Abadi"/>
                <w:spacing w:val="-20"/>
                <w:sz w:val="20"/>
              </w:rPr>
              <w:t xml:space="preserve"> </w:t>
            </w:r>
            <w:r w:rsidRPr="00AF36C7">
              <w:rPr>
                <w:rFonts w:ascii="Abadi" w:hAnsi="Abadi"/>
                <w:spacing w:val="-2"/>
                <w:sz w:val="20"/>
              </w:rPr>
              <w:t>testing,</w:t>
            </w:r>
            <w:r w:rsidRPr="00AF36C7">
              <w:rPr>
                <w:rFonts w:ascii="Abadi" w:hAnsi="Abadi"/>
                <w:spacing w:val="-20"/>
                <w:sz w:val="20"/>
              </w:rPr>
              <w:t xml:space="preserve"> </w:t>
            </w:r>
            <w:r w:rsidRPr="00AF36C7">
              <w:rPr>
                <w:rFonts w:ascii="Abadi" w:hAnsi="Abadi"/>
                <w:spacing w:val="-2"/>
                <w:sz w:val="20"/>
              </w:rPr>
              <w:t>and</w:t>
            </w:r>
            <w:r w:rsidRPr="00AF36C7">
              <w:rPr>
                <w:rFonts w:ascii="Abadi" w:hAnsi="Abadi"/>
                <w:spacing w:val="-19"/>
                <w:sz w:val="20"/>
              </w:rPr>
              <w:t xml:space="preserve"> </w:t>
            </w:r>
            <w:r w:rsidRPr="00AF36C7">
              <w:rPr>
                <w:rFonts w:ascii="Abadi" w:hAnsi="Abadi"/>
                <w:spacing w:val="-2"/>
                <w:sz w:val="20"/>
              </w:rPr>
              <w:t>trialling</w:t>
            </w:r>
            <w:r w:rsidRPr="00AF36C7">
              <w:rPr>
                <w:rFonts w:ascii="Abadi" w:hAnsi="Abadi"/>
                <w:spacing w:val="-20"/>
                <w:sz w:val="20"/>
              </w:rPr>
              <w:t xml:space="preserve"> </w:t>
            </w:r>
            <w:r w:rsidRPr="00AF36C7">
              <w:rPr>
                <w:rFonts w:ascii="Abadi" w:hAnsi="Abadi"/>
                <w:spacing w:val="-2"/>
                <w:sz w:val="20"/>
              </w:rPr>
              <w:t>of components</w:t>
            </w:r>
          </w:p>
        </w:tc>
        <w:tc>
          <w:tcPr>
            <w:tcW w:w="4866" w:type="dxa"/>
          </w:tcPr>
          <w:p w14:paraId="02D2B762" w14:textId="77777777" w:rsidR="00F65D28" w:rsidRPr="00AF36C7" w:rsidRDefault="00F65D28" w:rsidP="00F65D28">
            <w:pPr>
              <w:pStyle w:val="TableParagraph"/>
              <w:numPr>
                <w:ilvl w:val="0"/>
                <w:numId w:val="12"/>
              </w:numPr>
              <w:tabs>
                <w:tab w:val="left" w:pos="223"/>
              </w:tabs>
              <w:spacing w:line="292" w:lineRule="auto"/>
              <w:ind w:right="1427" w:firstLine="0"/>
              <w:rPr>
                <w:rFonts w:ascii="Abadi" w:hAnsi="Abadi"/>
                <w:sz w:val="20"/>
              </w:rPr>
            </w:pPr>
            <w:r w:rsidRPr="00AF36C7">
              <w:rPr>
                <w:rFonts w:ascii="Abadi" w:hAnsi="Abadi"/>
                <w:spacing w:val="-4"/>
                <w:sz w:val="20"/>
              </w:rPr>
              <w:t>Summarize</w:t>
            </w:r>
            <w:r w:rsidRPr="00AF36C7">
              <w:rPr>
                <w:rFonts w:ascii="Abadi" w:hAnsi="Abadi"/>
                <w:spacing w:val="-20"/>
                <w:sz w:val="20"/>
              </w:rPr>
              <w:t xml:space="preserve"> </w:t>
            </w:r>
            <w:r w:rsidRPr="00AF36C7">
              <w:rPr>
                <w:rFonts w:ascii="Abadi" w:hAnsi="Abadi"/>
                <w:spacing w:val="-4"/>
                <w:sz w:val="20"/>
              </w:rPr>
              <w:t>how</w:t>
            </w:r>
            <w:r w:rsidRPr="00AF36C7">
              <w:rPr>
                <w:rFonts w:ascii="Abadi" w:hAnsi="Abadi"/>
                <w:spacing w:val="-20"/>
                <w:sz w:val="20"/>
              </w:rPr>
              <w:t xml:space="preserve"> </w:t>
            </w:r>
            <w:r w:rsidRPr="00AF36C7">
              <w:rPr>
                <w:rFonts w:ascii="Abadi" w:hAnsi="Abadi"/>
                <w:spacing w:val="-4"/>
                <w:sz w:val="20"/>
              </w:rPr>
              <w:t>the</w:t>
            </w:r>
            <w:r w:rsidRPr="00AF36C7">
              <w:rPr>
                <w:rFonts w:ascii="Abadi" w:hAnsi="Abadi"/>
                <w:spacing w:val="-20"/>
                <w:sz w:val="20"/>
              </w:rPr>
              <w:t xml:space="preserve"> </w:t>
            </w:r>
            <w:r w:rsidRPr="00AF36C7">
              <w:rPr>
                <w:rFonts w:ascii="Abadi" w:hAnsi="Abadi"/>
                <w:spacing w:val="-4"/>
                <w:sz w:val="20"/>
              </w:rPr>
              <w:t>information</w:t>
            </w:r>
            <w:r w:rsidRPr="00AF36C7">
              <w:rPr>
                <w:rFonts w:ascii="Abadi" w:hAnsi="Abadi"/>
                <w:spacing w:val="-20"/>
                <w:sz w:val="20"/>
              </w:rPr>
              <w:t xml:space="preserve"> </w:t>
            </w:r>
            <w:r w:rsidRPr="00AF36C7">
              <w:rPr>
                <w:rFonts w:ascii="Abadi" w:hAnsi="Abadi"/>
                <w:spacing w:val="-4"/>
                <w:sz w:val="20"/>
              </w:rPr>
              <w:t xml:space="preserve">from </w:t>
            </w:r>
            <w:r w:rsidRPr="00AF36C7">
              <w:rPr>
                <w:rFonts w:ascii="Abadi" w:hAnsi="Abadi"/>
                <w:sz w:val="20"/>
              </w:rPr>
              <w:t>planning,</w:t>
            </w:r>
            <w:r w:rsidRPr="00AF36C7">
              <w:rPr>
                <w:rFonts w:ascii="Abadi" w:hAnsi="Abadi"/>
                <w:spacing w:val="-20"/>
                <w:sz w:val="20"/>
              </w:rPr>
              <w:t xml:space="preserve"> </w:t>
            </w:r>
            <w:r w:rsidRPr="00AF36C7">
              <w:rPr>
                <w:rFonts w:ascii="Abadi" w:hAnsi="Abadi"/>
                <w:sz w:val="20"/>
              </w:rPr>
              <w:t>testing,</w:t>
            </w:r>
            <w:r w:rsidRPr="00AF36C7">
              <w:rPr>
                <w:rFonts w:ascii="Abadi" w:hAnsi="Abadi"/>
                <w:spacing w:val="-20"/>
                <w:sz w:val="20"/>
              </w:rPr>
              <w:t xml:space="preserve"> </w:t>
            </w:r>
            <w:r w:rsidRPr="00AF36C7">
              <w:rPr>
                <w:rFonts w:ascii="Abadi" w:hAnsi="Abadi"/>
                <w:sz w:val="20"/>
              </w:rPr>
              <w:t>and</w:t>
            </w:r>
            <w:r w:rsidRPr="00AF36C7">
              <w:rPr>
                <w:rFonts w:ascii="Abadi" w:hAnsi="Abadi"/>
                <w:spacing w:val="-19"/>
                <w:sz w:val="20"/>
              </w:rPr>
              <w:t xml:space="preserve"> </w:t>
            </w:r>
            <w:r w:rsidRPr="00AF36C7">
              <w:rPr>
                <w:rFonts w:ascii="Abadi" w:hAnsi="Abadi"/>
                <w:sz w:val="20"/>
              </w:rPr>
              <w:t>trialing</w:t>
            </w:r>
            <w:r w:rsidRPr="00AF36C7">
              <w:rPr>
                <w:rFonts w:ascii="Abadi" w:hAnsi="Abadi"/>
                <w:spacing w:val="-20"/>
                <w:sz w:val="20"/>
              </w:rPr>
              <w:t xml:space="preserve"> </w:t>
            </w:r>
            <w:r w:rsidRPr="00AF36C7">
              <w:rPr>
                <w:rFonts w:ascii="Abadi" w:hAnsi="Abadi"/>
                <w:sz w:val="20"/>
              </w:rPr>
              <w:t>of components assisted in the</w:t>
            </w:r>
          </w:p>
          <w:p w14:paraId="68D1CCEB" w14:textId="77777777" w:rsidR="00F65D28" w:rsidRPr="00AF36C7" w:rsidRDefault="00F65D28" w:rsidP="0075280E">
            <w:pPr>
              <w:pStyle w:val="TableParagraph"/>
              <w:spacing w:before="1"/>
              <w:ind w:left="90"/>
              <w:rPr>
                <w:rFonts w:ascii="Abadi" w:hAnsi="Abadi"/>
                <w:sz w:val="20"/>
              </w:rPr>
            </w:pPr>
            <w:r w:rsidRPr="00AF36C7">
              <w:rPr>
                <w:rFonts w:ascii="Abadi" w:hAnsi="Abadi"/>
                <w:spacing w:val="-6"/>
                <w:sz w:val="20"/>
              </w:rPr>
              <w:t>development</w:t>
            </w:r>
            <w:r w:rsidRPr="00AF36C7">
              <w:rPr>
                <w:rFonts w:ascii="Abadi" w:hAnsi="Abadi"/>
                <w:spacing w:val="-12"/>
                <w:sz w:val="20"/>
              </w:rPr>
              <w:t xml:space="preserve"> </w:t>
            </w:r>
            <w:r w:rsidRPr="00AF36C7">
              <w:rPr>
                <w:rFonts w:ascii="Abadi" w:hAnsi="Abadi"/>
                <w:spacing w:val="-6"/>
                <w:sz w:val="20"/>
              </w:rPr>
              <w:t>of</w:t>
            </w:r>
            <w:r w:rsidRPr="00AF36C7">
              <w:rPr>
                <w:rFonts w:ascii="Abadi" w:hAnsi="Abadi"/>
                <w:spacing w:val="-9"/>
                <w:sz w:val="20"/>
              </w:rPr>
              <w:t xml:space="preserve"> </w:t>
            </w:r>
            <w:r w:rsidRPr="00AF36C7">
              <w:rPr>
                <w:rFonts w:ascii="Abadi" w:hAnsi="Abadi"/>
                <w:spacing w:val="-6"/>
                <w:sz w:val="20"/>
              </w:rPr>
              <w:t>a</w:t>
            </w:r>
            <w:r w:rsidRPr="00AF36C7">
              <w:rPr>
                <w:rFonts w:ascii="Abadi" w:hAnsi="Abadi"/>
                <w:spacing w:val="-9"/>
                <w:sz w:val="20"/>
              </w:rPr>
              <w:t xml:space="preserve"> </w:t>
            </w:r>
            <w:r w:rsidRPr="00AF36C7">
              <w:rPr>
                <w:rFonts w:ascii="Abadi" w:hAnsi="Abadi"/>
                <w:spacing w:val="-6"/>
                <w:sz w:val="20"/>
              </w:rPr>
              <w:t>high-quality</w:t>
            </w:r>
            <w:r w:rsidRPr="00AF36C7">
              <w:rPr>
                <w:rFonts w:ascii="Abadi" w:hAnsi="Abadi"/>
                <w:spacing w:val="-7"/>
                <w:sz w:val="20"/>
              </w:rPr>
              <w:t xml:space="preserve"> </w:t>
            </w:r>
            <w:r w:rsidRPr="00AF36C7">
              <w:rPr>
                <w:rFonts w:ascii="Abadi" w:hAnsi="Abadi"/>
                <w:spacing w:val="-6"/>
                <w:sz w:val="20"/>
              </w:rPr>
              <w:t>outcome.</w:t>
            </w:r>
          </w:p>
        </w:tc>
        <w:tc>
          <w:tcPr>
            <w:tcW w:w="567" w:type="dxa"/>
          </w:tcPr>
          <w:p w14:paraId="53AF348E" w14:textId="77777777" w:rsidR="00F65D28" w:rsidRPr="00AF36C7" w:rsidRDefault="00F65D28" w:rsidP="0075280E">
            <w:pPr>
              <w:pStyle w:val="TableParagraph"/>
              <w:rPr>
                <w:rFonts w:ascii="Abadi" w:hAnsi="Abadi"/>
              </w:rPr>
            </w:pPr>
          </w:p>
        </w:tc>
        <w:tc>
          <w:tcPr>
            <w:tcW w:w="431" w:type="dxa"/>
          </w:tcPr>
          <w:p w14:paraId="03800C9F" w14:textId="77777777" w:rsidR="00F65D28" w:rsidRPr="00AF36C7" w:rsidRDefault="00F65D28" w:rsidP="0075280E">
            <w:pPr>
              <w:pStyle w:val="TableParagraph"/>
              <w:rPr>
                <w:rFonts w:ascii="Abadi" w:hAnsi="Abadi"/>
              </w:rPr>
            </w:pPr>
          </w:p>
        </w:tc>
        <w:tc>
          <w:tcPr>
            <w:tcW w:w="425" w:type="dxa"/>
            <w:shd w:val="clear" w:color="auto" w:fill="F9D978"/>
          </w:tcPr>
          <w:p w14:paraId="6270EBDA" w14:textId="77777777" w:rsidR="00F65D28" w:rsidRPr="00AF36C7" w:rsidRDefault="00F65D28" w:rsidP="0075280E">
            <w:pPr>
              <w:pStyle w:val="TableParagraph"/>
              <w:rPr>
                <w:rFonts w:ascii="Abadi" w:hAnsi="Abadi"/>
              </w:rPr>
            </w:pPr>
          </w:p>
        </w:tc>
      </w:tr>
      <w:tr w:rsidR="00F65D28" w:rsidRPr="00AF36C7" w14:paraId="15B9B99A" w14:textId="77777777" w:rsidTr="000B7293">
        <w:trPr>
          <w:trHeight w:val="851"/>
        </w:trPr>
        <w:tc>
          <w:tcPr>
            <w:tcW w:w="586" w:type="dxa"/>
          </w:tcPr>
          <w:p w14:paraId="3D5F9232" w14:textId="77777777" w:rsidR="00F65D28" w:rsidRPr="00AF36C7" w:rsidRDefault="00F65D28" w:rsidP="0075280E">
            <w:pPr>
              <w:pStyle w:val="TableParagraph"/>
              <w:spacing w:before="52"/>
              <w:rPr>
                <w:rFonts w:ascii="Abadi" w:hAnsi="Abadi"/>
                <w:sz w:val="20"/>
              </w:rPr>
            </w:pPr>
          </w:p>
          <w:p w14:paraId="16785B1D" w14:textId="77777777" w:rsidR="00F65D28" w:rsidRPr="00AF36C7" w:rsidRDefault="00F65D28" w:rsidP="0075280E">
            <w:pPr>
              <w:pStyle w:val="TableParagraph"/>
              <w:ind w:left="14"/>
              <w:jc w:val="center"/>
              <w:rPr>
                <w:rFonts w:ascii="Abadi" w:hAnsi="Abadi"/>
                <w:sz w:val="20"/>
              </w:rPr>
            </w:pPr>
            <w:r w:rsidRPr="00AF36C7">
              <w:rPr>
                <w:rFonts w:ascii="Abadi" w:hAnsi="Abadi"/>
                <w:spacing w:val="-5"/>
                <w:sz w:val="20"/>
              </w:rPr>
              <w:t>E2</w:t>
            </w:r>
          </w:p>
        </w:tc>
        <w:tc>
          <w:tcPr>
            <w:tcW w:w="3615" w:type="dxa"/>
          </w:tcPr>
          <w:p w14:paraId="224C1DEF" w14:textId="77777777" w:rsidR="00F65D28" w:rsidRPr="00AF36C7" w:rsidRDefault="00F65D28" w:rsidP="0075280E">
            <w:pPr>
              <w:pStyle w:val="TableParagraph"/>
              <w:spacing w:before="1" w:line="292" w:lineRule="auto"/>
              <w:ind w:left="90" w:right="91"/>
              <w:rPr>
                <w:rFonts w:ascii="Abadi" w:hAnsi="Abadi"/>
                <w:sz w:val="20"/>
              </w:rPr>
            </w:pPr>
            <w:r w:rsidRPr="00AF36C7">
              <w:rPr>
                <w:rFonts w:ascii="Abadi" w:hAnsi="Abadi"/>
                <w:spacing w:val="-2"/>
                <w:sz w:val="20"/>
              </w:rPr>
              <w:t>discussing</w:t>
            </w:r>
            <w:r w:rsidRPr="00AF36C7">
              <w:rPr>
                <w:rFonts w:ascii="Abadi" w:hAnsi="Abadi"/>
                <w:spacing w:val="-20"/>
                <w:sz w:val="20"/>
              </w:rPr>
              <w:t xml:space="preserve"> </w:t>
            </w:r>
            <w:r w:rsidRPr="00AF36C7">
              <w:rPr>
                <w:rFonts w:ascii="Abadi" w:hAnsi="Abadi"/>
                <w:spacing w:val="-2"/>
                <w:sz w:val="20"/>
              </w:rPr>
              <w:t>how</w:t>
            </w:r>
            <w:r w:rsidRPr="00AF36C7">
              <w:rPr>
                <w:rFonts w:ascii="Abadi" w:hAnsi="Abadi"/>
                <w:spacing w:val="-20"/>
                <w:sz w:val="20"/>
              </w:rPr>
              <w:t xml:space="preserve"> </w:t>
            </w:r>
            <w:r w:rsidRPr="00AF36C7">
              <w:rPr>
                <w:rFonts w:ascii="Abadi" w:hAnsi="Abadi"/>
                <w:spacing w:val="-2"/>
                <w:sz w:val="20"/>
              </w:rPr>
              <w:t>this</w:t>
            </w:r>
            <w:r w:rsidRPr="00AF36C7">
              <w:rPr>
                <w:rFonts w:ascii="Abadi" w:hAnsi="Abadi"/>
                <w:spacing w:val="-20"/>
                <w:sz w:val="20"/>
              </w:rPr>
              <w:t xml:space="preserve"> </w:t>
            </w:r>
            <w:r w:rsidRPr="00AF36C7">
              <w:rPr>
                <w:rFonts w:ascii="Abadi" w:hAnsi="Abadi"/>
                <w:spacing w:val="-2"/>
                <w:sz w:val="20"/>
              </w:rPr>
              <w:t>information</w:t>
            </w:r>
            <w:r w:rsidRPr="00AF36C7">
              <w:rPr>
                <w:rFonts w:ascii="Abadi" w:hAnsi="Abadi"/>
                <w:spacing w:val="-20"/>
                <w:sz w:val="20"/>
              </w:rPr>
              <w:t xml:space="preserve"> </w:t>
            </w:r>
            <w:r w:rsidRPr="00AF36C7">
              <w:rPr>
                <w:rFonts w:ascii="Abadi" w:hAnsi="Abadi"/>
                <w:spacing w:val="-2"/>
                <w:sz w:val="20"/>
              </w:rPr>
              <w:t>led</w:t>
            </w:r>
            <w:r w:rsidRPr="00AF36C7">
              <w:rPr>
                <w:rFonts w:ascii="Abadi" w:hAnsi="Abadi"/>
                <w:spacing w:val="-19"/>
                <w:sz w:val="20"/>
              </w:rPr>
              <w:t xml:space="preserve"> </w:t>
            </w:r>
            <w:r w:rsidRPr="00AF36C7">
              <w:rPr>
                <w:rFonts w:ascii="Abadi" w:hAnsi="Abadi"/>
                <w:spacing w:val="-2"/>
                <w:sz w:val="20"/>
              </w:rPr>
              <w:t xml:space="preserve">to </w:t>
            </w:r>
            <w:r w:rsidRPr="00AF36C7">
              <w:rPr>
                <w:rFonts w:ascii="Abadi" w:hAnsi="Abadi"/>
                <w:sz w:val="20"/>
              </w:rPr>
              <w:t>the</w:t>
            </w:r>
            <w:r w:rsidRPr="00AF36C7">
              <w:rPr>
                <w:rFonts w:ascii="Abadi" w:hAnsi="Abadi"/>
                <w:spacing w:val="-12"/>
                <w:sz w:val="20"/>
              </w:rPr>
              <w:t xml:space="preserve"> </w:t>
            </w:r>
            <w:r w:rsidRPr="00AF36C7">
              <w:rPr>
                <w:rFonts w:ascii="Abadi" w:hAnsi="Abadi"/>
                <w:sz w:val="20"/>
              </w:rPr>
              <w:t>development</w:t>
            </w:r>
            <w:r w:rsidRPr="00AF36C7">
              <w:rPr>
                <w:rFonts w:ascii="Abadi" w:hAnsi="Abadi"/>
                <w:spacing w:val="-12"/>
                <w:sz w:val="20"/>
              </w:rPr>
              <w:t xml:space="preserve"> </w:t>
            </w:r>
            <w:r w:rsidRPr="00AF36C7">
              <w:rPr>
                <w:rFonts w:ascii="Abadi" w:hAnsi="Abadi"/>
                <w:sz w:val="20"/>
              </w:rPr>
              <w:t>of</w:t>
            </w:r>
            <w:r w:rsidRPr="00AF36C7">
              <w:rPr>
                <w:rFonts w:ascii="Abadi" w:hAnsi="Abadi"/>
                <w:spacing w:val="-12"/>
                <w:sz w:val="20"/>
              </w:rPr>
              <w:t xml:space="preserve"> </w:t>
            </w:r>
            <w:r w:rsidRPr="00AF36C7">
              <w:rPr>
                <w:rFonts w:ascii="Abadi" w:hAnsi="Abadi"/>
                <w:sz w:val="20"/>
              </w:rPr>
              <w:t>a</w:t>
            </w:r>
            <w:r w:rsidRPr="00AF36C7">
              <w:rPr>
                <w:rFonts w:ascii="Abadi" w:hAnsi="Abadi"/>
                <w:spacing w:val="-12"/>
                <w:sz w:val="20"/>
              </w:rPr>
              <w:t xml:space="preserve"> </w:t>
            </w:r>
            <w:r w:rsidRPr="00AF36C7">
              <w:rPr>
                <w:rFonts w:ascii="Abadi" w:hAnsi="Abadi"/>
                <w:sz w:val="20"/>
              </w:rPr>
              <w:t>high-quality</w:t>
            </w:r>
          </w:p>
          <w:p w14:paraId="5D252EB7" w14:textId="77777777" w:rsidR="00F65D28" w:rsidRPr="00AF36C7" w:rsidRDefault="00F65D28" w:rsidP="0075280E">
            <w:pPr>
              <w:pStyle w:val="TableParagraph"/>
              <w:spacing w:line="232" w:lineRule="exact"/>
              <w:ind w:left="90"/>
              <w:rPr>
                <w:rFonts w:ascii="Abadi" w:hAnsi="Abadi"/>
                <w:sz w:val="20"/>
              </w:rPr>
            </w:pPr>
            <w:r w:rsidRPr="00AF36C7">
              <w:rPr>
                <w:rFonts w:ascii="Abadi" w:hAnsi="Abadi"/>
                <w:spacing w:val="-4"/>
                <w:sz w:val="20"/>
              </w:rPr>
              <w:t>digital</w:t>
            </w:r>
            <w:r w:rsidRPr="00AF36C7">
              <w:rPr>
                <w:rFonts w:ascii="Abadi" w:hAnsi="Abadi"/>
                <w:spacing w:val="-16"/>
                <w:sz w:val="20"/>
              </w:rPr>
              <w:t xml:space="preserve"> </w:t>
            </w:r>
            <w:r w:rsidRPr="00AF36C7">
              <w:rPr>
                <w:rFonts w:ascii="Abadi" w:hAnsi="Abadi"/>
                <w:spacing w:val="-4"/>
                <w:sz w:val="20"/>
              </w:rPr>
              <w:t>technologies</w:t>
            </w:r>
            <w:r w:rsidRPr="00AF36C7">
              <w:rPr>
                <w:rFonts w:ascii="Abadi" w:hAnsi="Abadi"/>
                <w:spacing w:val="-17"/>
                <w:sz w:val="20"/>
              </w:rPr>
              <w:t xml:space="preserve"> </w:t>
            </w:r>
            <w:r w:rsidRPr="00AF36C7">
              <w:rPr>
                <w:rFonts w:ascii="Abadi" w:hAnsi="Abadi"/>
                <w:spacing w:val="-4"/>
                <w:sz w:val="20"/>
              </w:rPr>
              <w:t>outcome.</w:t>
            </w:r>
          </w:p>
        </w:tc>
        <w:tc>
          <w:tcPr>
            <w:tcW w:w="4866" w:type="dxa"/>
          </w:tcPr>
          <w:p w14:paraId="767E1AF6" w14:textId="77777777" w:rsidR="00F65D28" w:rsidRPr="00AF36C7" w:rsidRDefault="00F65D28" w:rsidP="00F65D28">
            <w:pPr>
              <w:pStyle w:val="TableParagraph"/>
              <w:numPr>
                <w:ilvl w:val="0"/>
                <w:numId w:val="11"/>
              </w:numPr>
              <w:tabs>
                <w:tab w:val="left" w:pos="223"/>
              </w:tabs>
              <w:spacing w:before="1" w:line="292" w:lineRule="auto"/>
              <w:ind w:right="186" w:firstLine="0"/>
              <w:rPr>
                <w:rFonts w:ascii="Abadi" w:hAnsi="Abadi"/>
                <w:sz w:val="20"/>
              </w:rPr>
            </w:pPr>
            <w:r w:rsidRPr="00AF36C7">
              <w:rPr>
                <w:rFonts w:ascii="Abadi" w:hAnsi="Abadi"/>
                <w:spacing w:val="-4"/>
                <w:sz w:val="20"/>
              </w:rPr>
              <w:t>Discuss</w:t>
            </w:r>
            <w:r w:rsidRPr="00AF36C7">
              <w:rPr>
                <w:rFonts w:ascii="Abadi" w:hAnsi="Abadi"/>
                <w:spacing w:val="-13"/>
                <w:sz w:val="20"/>
              </w:rPr>
              <w:t xml:space="preserve"> </w:t>
            </w:r>
            <w:r w:rsidRPr="00AF36C7">
              <w:rPr>
                <w:rFonts w:ascii="Abadi" w:hAnsi="Abadi"/>
                <w:spacing w:val="-4"/>
                <w:sz w:val="20"/>
              </w:rPr>
              <w:t>how</w:t>
            </w:r>
            <w:r w:rsidRPr="00AF36C7">
              <w:rPr>
                <w:rFonts w:ascii="Abadi" w:hAnsi="Abadi"/>
                <w:spacing w:val="-12"/>
                <w:sz w:val="20"/>
              </w:rPr>
              <w:t xml:space="preserve"> </w:t>
            </w:r>
            <w:r w:rsidRPr="00AF36C7">
              <w:rPr>
                <w:rFonts w:ascii="Abadi" w:hAnsi="Abadi"/>
                <w:spacing w:val="-4"/>
                <w:sz w:val="20"/>
              </w:rPr>
              <w:t>the</w:t>
            </w:r>
            <w:r w:rsidRPr="00AF36C7">
              <w:rPr>
                <w:rFonts w:ascii="Abadi" w:hAnsi="Abadi"/>
                <w:spacing w:val="-12"/>
                <w:sz w:val="20"/>
              </w:rPr>
              <w:t xml:space="preserve"> </w:t>
            </w:r>
            <w:r w:rsidRPr="00AF36C7">
              <w:rPr>
                <w:rFonts w:ascii="Abadi" w:hAnsi="Abadi"/>
                <w:spacing w:val="-4"/>
                <w:sz w:val="20"/>
              </w:rPr>
              <w:t>information</w:t>
            </w:r>
            <w:r w:rsidRPr="00AF36C7">
              <w:rPr>
                <w:rFonts w:ascii="Abadi" w:hAnsi="Abadi"/>
                <w:spacing w:val="-12"/>
                <w:sz w:val="20"/>
              </w:rPr>
              <w:t xml:space="preserve"> </w:t>
            </w:r>
            <w:r w:rsidRPr="00AF36C7">
              <w:rPr>
                <w:rFonts w:ascii="Abadi" w:hAnsi="Abadi"/>
                <w:spacing w:val="-4"/>
                <w:sz w:val="20"/>
              </w:rPr>
              <w:t>from</w:t>
            </w:r>
            <w:r w:rsidRPr="00AF36C7">
              <w:rPr>
                <w:rFonts w:ascii="Abadi" w:hAnsi="Abadi"/>
                <w:spacing w:val="-12"/>
                <w:sz w:val="20"/>
              </w:rPr>
              <w:t xml:space="preserve"> </w:t>
            </w:r>
            <w:r w:rsidRPr="00AF36C7">
              <w:rPr>
                <w:rFonts w:ascii="Abadi" w:hAnsi="Abadi"/>
                <w:spacing w:val="-4"/>
                <w:sz w:val="20"/>
              </w:rPr>
              <w:t>planning,</w:t>
            </w:r>
            <w:r w:rsidRPr="00AF36C7">
              <w:rPr>
                <w:rFonts w:ascii="Abadi" w:hAnsi="Abadi"/>
                <w:spacing w:val="-12"/>
                <w:sz w:val="20"/>
              </w:rPr>
              <w:t xml:space="preserve"> </w:t>
            </w:r>
            <w:r w:rsidRPr="00AF36C7">
              <w:rPr>
                <w:rFonts w:ascii="Abadi" w:hAnsi="Abadi"/>
                <w:spacing w:val="-4"/>
                <w:sz w:val="20"/>
              </w:rPr>
              <w:t xml:space="preserve">testing, </w:t>
            </w:r>
            <w:r w:rsidRPr="00AF36C7">
              <w:rPr>
                <w:rFonts w:ascii="Abadi" w:hAnsi="Abadi"/>
                <w:sz w:val="20"/>
              </w:rPr>
              <w:t>and</w:t>
            </w:r>
            <w:r w:rsidRPr="00AF36C7">
              <w:rPr>
                <w:rFonts w:ascii="Abadi" w:hAnsi="Abadi"/>
                <w:spacing w:val="-3"/>
                <w:sz w:val="20"/>
              </w:rPr>
              <w:t xml:space="preserve"> </w:t>
            </w:r>
            <w:r w:rsidRPr="00AF36C7">
              <w:rPr>
                <w:rFonts w:ascii="Abadi" w:hAnsi="Abadi"/>
                <w:sz w:val="20"/>
              </w:rPr>
              <w:t>trialing</w:t>
            </w:r>
            <w:r w:rsidRPr="00AF36C7">
              <w:rPr>
                <w:rFonts w:ascii="Abadi" w:hAnsi="Abadi"/>
                <w:spacing w:val="-5"/>
                <w:sz w:val="20"/>
              </w:rPr>
              <w:t xml:space="preserve"> </w:t>
            </w:r>
            <w:r w:rsidRPr="00AF36C7">
              <w:rPr>
                <w:rFonts w:ascii="Abadi" w:hAnsi="Abadi"/>
                <w:sz w:val="20"/>
              </w:rPr>
              <w:t>of</w:t>
            </w:r>
            <w:r w:rsidRPr="00AF36C7">
              <w:rPr>
                <w:rFonts w:ascii="Abadi" w:hAnsi="Abadi"/>
                <w:spacing w:val="-5"/>
                <w:sz w:val="20"/>
              </w:rPr>
              <w:t xml:space="preserve"> </w:t>
            </w:r>
            <w:r w:rsidRPr="00AF36C7">
              <w:rPr>
                <w:rFonts w:ascii="Abadi" w:hAnsi="Abadi"/>
                <w:sz w:val="20"/>
              </w:rPr>
              <w:t>components</w:t>
            </w:r>
            <w:r w:rsidRPr="00AF36C7">
              <w:rPr>
                <w:rFonts w:ascii="Abadi" w:hAnsi="Abadi"/>
                <w:spacing w:val="-9"/>
                <w:sz w:val="20"/>
              </w:rPr>
              <w:t xml:space="preserve"> </w:t>
            </w:r>
            <w:r w:rsidRPr="00AF36C7">
              <w:rPr>
                <w:rFonts w:ascii="Abadi" w:hAnsi="Abadi"/>
                <w:sz w:val="20"/>
              </w:rPr>
              <w:t>assisted</w:t>
            </w:r>
            <w:r w:rsidRPr="00AF36C7">
              <w:rPr>
                <w:rFonts w:ascii="Abadi" w:hAnsi="Abadi"/>
                <w:spacing w:val="-3"/>
                <w:sz w:val="20"/>
              </w:rPr>
              <w:t xml:space="preserve"> </w:t>
            </w:r>
            <w:r w:rsidRPr="00AF36C7">
              <w:rPr>
                <w:rFonts w:ascii="Abadi" w:hAnsi="Abadi"/>
                <w:sz w:val="20"/>
              </w:rPr>
              <w:t>in</w:t>
            </w:r>
            <w:r w:rsidRPr="00AF36C7">
              <w:rPr>
                <w:rFonts w:ascii="Abadi" w:hAnsi="Abadi"/>
                <w:spacing w:val="-5"/>
                <w:sz w:val="20"/>
              </w:rPr>
              <w:t xml:space="preserve"> </w:t>
            </w:r>
            <w:r w:rsidRPr="00AF36C7">
              <w:rPr>
                <w:rFonts w:ascii="Abadi" w:hAnsi="Abadi"/>
                <w:sz w:val="20"/>
              </w:rPr>
              <w:t>the</w:t>
            </w:r>
          </w:p>
          <w:p w14:paraId="5EDD5291" w14:textId="77777777" w:rsidR="00F65D28" w:rsidRPr="00AF36C7" w:rsidRDefault="00F65D28" w:rsidP="0075280E">
            <w:pPr>
              <w:pStyle w:val="TableParagraph"/>
              <w:spacing w:line="232" w:lineRule="exact"/>
              <w:ind w:left="90"/>
              <w:rPr>
                <w:rFonts w:ascii="Abadi" w:hAnsi="Abadi"/>
                <w:sz w:val="20"/>
              </w:rPr>
            </w:pPr>
            <w:r w:rsidRPr="00AF36C7">
              <w:rPr>
                <w:rFonts w:ascii="Abadi" w:hAnsi="Abadi"/>
                <w:spacing w:val="-6"/>
                <w:sz w:val="20"/>
              </w:rPr>
              <w:t>development</w:t>
            </w:r>
            <w:r w:rsidRPr="00AF36C7">
              <w:rPr>
                <w:rFonts w:ascii="Abadi" w:hAnsi="Abadi"/>
                <w:spacing w:val="-12"/>
                <w:sz w:val="20"/>
              </w:rPr>
              <w:t xml:space="preserve"> </w:t>
            </w:r>
            <w:r w:rsidRPr="00AF36C7">
              <w:rPr>
                <w:rFonts w:ascii="Abadi" w:hAnsi="Abadi"/>
                <w:spacing w:val="-6"/>
                <w:sz w:val="20"/>
              </w:rPr>
              <w:t>of</w:t>
            </w:r>
            <w:r w:rsidRPr="00AF36C7">
              <w:rPr>
                <w:rFonts w:ascii="Abadi" w:hAnsi="Abadi"/>
                <w:spacing w:val="-9"/>
                <w:sz w:val="20"/>
              </w:rPr>
              <w:t xml:space="preserve"> </w:t>
            </w:r>
            <w:r w:rsidRPr="00AF36C7">
              <w:rPr>
                <w:rFonts w:ascii="Abadi" w:hAnsi="Abadi"/>
                <w:spacing w:val="-6"/>
                <w:sz w:val="20"/>
              </w:rPr>
              <w:t>a</w:t>
            </w:r>
            <w:r w:rsidRPr="00AF36C7">
              <w:rPr>
                <w:rFonts w:ascii="Abadi" w:hAnsi="Abadi"/>
                <w:spacing w:val="-9"/>
                <w:sz w:val="20"/>
              </w:rPr>
              <w:t xml:space="preserve"> </w:t>
            </w:r>
            <w:r w:rsidRPr="00AF36C7">
              <w:rPr>
                <w:rFonts w:ascii="Abadi" w:hAnsi="Abadi"/>
                <w:spacing w:val="-6"/>
                <w:sz w:val="20"/>
              </w:rPr>
              <w:t>high-quality</w:t>
            </w:r>
            <w:r w:rsidRPr="00AF36C7">
              <w:rPr>
                <w:rFonts w:ascii="Abadi" w:hAnsi="Abadi"/>
                <w:spacing w:val="-7"/>
                <w:sz w:val="20"/>
              </w:rPr>
              <w:t xml:space="preserve"> </w:t>
            </w:r>
            <w:r w:rsidRPr="00AF36C7">
              <w:rPr>
                <w:rFonts w:ascii="Abadi" w:hAnsi="Abadi"/>
                <w:spacing w:val="-6"/>
                <w:sz w:val="20"/>
              </w:rPr>
              <w:t>outcome.</w:t>
            </w:r>
          </w:p>
        </w:tc>
        <w:tc>
          <w:tcPr>
            <w:tcW w:w="567" w:type="dxa"/>
          </w:tcPr>
          <w:p w14:paraId="6BB5609C" w14:textId="77777777" w:rsidR="00F65D28" w:rsidRPr="00AF36C7" w:rsidRDefault="00F65D28" w:rsidP="0075280E">
            <w:pPr>
              <w:pStyle w:val="TableParagraph"/>
              <w:rPr>
                <w:rFonts w:ascii="Abadi" w:hAnsi="Abadi"/>
              </w:rPr>
            </w:pPr>
          </w:p>
        </w:tc>
        <w:tc>
          <w:tcPr>
            <w:tcW w:w="431" w:type="dxa"/>
          </w:tcPr>
          <w:p w14:paraId="28483C01" w14:textId="77777777" w:rsidR="00F65D28" w:rsidRPr="00AF36C7" w:rsidRDefault="00F65D28" w:rsidP="0075280E">
            <w:pPr>
              <w:pStyle w:val="TableParagraph"/>
              <w:rPr>
                <w:rFonts w:ascii="Abadi" w:hAnsi="Abadi"/>
              </w:rPr>
            </w:pPr>
          </w:p>
        </w:tc>
        <w:tc>
          <w:tcPr>
            <w:tcW w:w="425" w:type="dxa"/>
            <w:shd w:val="clear" w:color="auto" w:fill="F9D978"/>
          </w:tcPr>
          <w:p w14:paraId="7632CB9A" w14:textId="77777777" w:rsidR="00F65D28" w:rsidRPr="00AF36C7" w:rsidRDefault="00F65D28" w:rsidP="0075280E">
            <w:pPr>
              <w:pStyle w:val="TableParagraph"/>
              <w:rPr>
                <w:rFonts w:ascii="Abadi" w:hAnsi="Abadi"/>
              </w:rPr>
            </w:pPr>
          </w:p>
        </w:tc>
      </w:tr>
      <w:tr w:rsidR="00F65D28" w:rsidRPr="00AF36C7" w14:paraId="39B3AE9E" w14:textId="77777777" w:rsidTr="000B7293">
        <w:trPr>
          <w:trHeight w:val="851"/>
        </w:trPr>
        <w:tc>
          <w:tcPr>
            <w:tcW w:w="586" w:type="dxa"/>
          </w:tcPr>
          <w:p w14:paraId="1111F6BB" w14:textId="77777777" w:rsidR="00F65D28" w:rsidRPr="00AF36C7" w:rsidRDefault="00F65D28" w:rsidP="0075280E">
            <w:pPr>
              <w:pStyle w:val="TableParagraph"/>
              <w:spacing w:before="52"/>
              <w:rPr>
                <w:rFonts w:ascii="Abadi" w:hAnsi="Abadi"/>
                <w:sz w:val="20"/>
              </w:rPr>
            </w:pPr>
          </w:p>
          <w:p w14:paraId="793316BB" w14:textId="77777777" w:rsidR="00F65D28" w:rsidRPr="00AF36C7" w:rsidRDefault="00F65D28" w:rsidP="0075280E">
            <w:pPr>
              <w:pStyle w:val="TableParagraph"/>
              <w:ind w:left="14"/>
              <w:jc w:val="center"/>
              <w:rPr>
                <w:rFonts w:ascii="Abadi" w:hAnsi="Abadi"/>
                <w:sz w:val="20"/>
              </w:rPr>
            </w:pPr>
            <w:r w:rsidRPr="00AF36C7">
              <w:rPr>
                <w:rFonts w:ascii="Abadi" w:hAnsi="Abadi"/>
                <w:spacing w:val="-5"/>
                <w:sz w:val="20"/>
              </w:rPr>
              <w:t>E3</w:t>
            </w:r>
          </w:p>
        </w:tc>
        <w:tc>
          <w:tcPr>
            <w:tcW w:w="3615" w:type="dxa"/>
          </w:tcPr>
          <w:p w14:paraId="37FC09FB" w14:textId="77777777" w:rsidR="00F65D28" w:rsidRPr="00AF36C7" w:rsidRDefault="00F65D28" w:rsidP="0075280E">
            <w:pPr>
              <w:pStyle w:val="TableParagraph"/>
              <w:spacing w:before="143" w:line="292" w:lineRule="auto"/>
              <w:ind w:left="90" w:right="91"/>
              <w:rPr>
                <w:rFonts w:ascii="Abadi" w:hAnsi="Abadi"/>
                <w:sz w:val="20"/>
              </w:rPr>
            </w:pPr>
            <w:r w:rsidRPr="00AF36C7">
              <w:rPr>
                <w:rFonts w:ascii="Abadi" w:hAnsi="Abadi"/>
                <w:spacing w:val="-4"/>
                <w:sz w:val="20"/>
              </w:rPr>
              <w:t>using</w:t>
            </w:r>
            <w:r w:rsidRPr="00AF36C7">
              <w:rPr>
                <w:rFonts w:ascii="Abadi" w:hAnsi="Abadi"/>
                <w:spacing w:val="-14"/>
                <w:sz w:val="20"/>
              </w:rPr>
              <w:t xml:space="preserve"> </w:t>
            </w:r>
            <w:r w:rsidRPr="00AF36C7">
              <w:rPr>
                <w:rFonts w:ascii="Abadi" w:hAnsi="Abadi"/>
                <w:spacing w:val="-4"/>
                <w:sz w:val="20"/>
              </w:rPr>
              <w:t>efficient</w:t>
            </w:r>
            <w:r w:rsidRPr="00AF36C7">
              <w:rPr>
                <w:rFonts w:ascii="Abadi" w:hAnsi="Abadi"/>
                <w:spacing w:val="-14"/>
                <w:sz w:val="20"/>
              </w:rPr>
              <w:t xml:space="preserve"> </w:t>
            </w:r>
            <w:r w:rsidRPr="00AF36C7">
              <w:rPr>
                <w:rFonts w:ascii="Abadi" w:hAnsi="Abadi"/>
                <w:spacing w:val="-4"/>
                <w:sz w:val="20"/>
              </w:rPr>
              <w:t>tools</w:t>
            </w:r>
            <w:r w:rsidRPr="00AF36C7">
              <w:rPr>
                <w:rFonts w:ascii="Abadi" w:hAnsi="Abadi"/>
                <w:spacing w:val="-15"/>
                <w:sz w:val="20"/>
              </w:rPr>
              <w:t xml:space="preserve"> </w:t>
            </w:r>
            <w:r w:rsidRPr="00AF36C7">
              <w:rPr>
                <w:rFonts w:ascii="Abadi" w:hAnsi="Abadi"/>
                <w:spacing w:val="-4"/>
                <w:sz w:val="20"/>
              </w:rPr>
              <w:t>and</w:t>
            </w:r>
            <w:r w:rsidRPr="00AF36C7">
              <w:rPr>
                <w:rFonts w:ascii="Abadi" w:hAnsi="Abadi"/>
                <w:spacing w:val="-12"/>
                <w:sz w:val="20"/>
              </w:rPr>
              <w:t xml:space="preserve"> </w:t>
            </w:r>
            <w:r w:rsidRPr="00AF36C7">
              <w:rPr>
                <w:rFonts w:ascii="Abadi" w:hAnsi="Abadi"/>
                <w:spacing w:val="-4"/>
                <w:sz w:val="20"/>
              </w:rPr>
              <w:t>techniques</w:t>
            </w:r>
            <w:r w:rsidRPr="00AF36C7">
              <w:rPr>
                <w:rFonts w:ascii="Abadi" w:hAnsi="Abadi"/>
                <w:spacing w:val="-15"/>
                <w:sz w:val="20"/>
              </w:rPr>
              <w:t xml:space="preserve"> </w:t>
            </w:r>
            <w:r w:rsidRPr="00AF36C7">
              <w:rPr>
                <w:rFonts w:ascii="Abadi" w:hAnsi="Abadi"/>
                <w:spacing w:val="-4"/>
                <w:sz w:val="20"/>
              </w:rPr>
              <w:t xml:space="preserve">in </w:t>
            </w:r>
            <w:r w:rsidRPr="00AF36C7">
              <w:rPr>
                <w:rFonts w:ascii="Abadi" w:hAnsi="Abadi"/>
                <w:sz w:val="20"/>
              </w:rPr>
              <w:t>the</w:t>
            </w:r>
            <w:r w:rsidRPr="00AF36C7">
              <w:rPr>
                <w:rFonts w:ascii="Abadi" w:hAnsi="Abadi"/>
                <w:spacing w:val="-1"/>
                <w:sz w:val="20"/>
              </w:rPr>
              <w:t xml:space="preserve"> </w:t>
            </w:r>
            <w:r w:rsidRPr="00AF36C7">
              <w:rPr>
                <w:rFonts w:ascii="Abadi" w:hAnsi="Abadi"/>
                <w:sz w:val="20"/>
              </w:rPr>
              <w:t>outcome’s</w:t>
            </w:r>
            <w:r w:rsidRPr="00AF36C7">
              <w:rPr>
                <w:rFonts w:ascii="Abadi" w:hAnsi="Abadi"/>
                <w:spacing w:val="-2"/>
                <w:sz w:val="20"/>
              </w:rPr>
              <w:t xml:space="preserve"> </w:t>
            </w:r>
            <w:r w:rsidRPr="00AF36C7">
              <w:rPr>
                <w:rFonts w:ascii="Abadi" w:hAnsi="Abadi"/>
                <w:sz w:val="20"/>
              </w:rPr>
              <w:t>production.</w:t>
            </w:r>
          </w:p>
        </w:tc>
        <w:tc>
          <w:tcPr>
            <w:tcW w:w="4866" w:type="dxa"/>
          </w:tcPr>
          <w:p w14:paraId="5B17BA5F" w14:textId="77777777" w:rsidR="00F65D28" w:rsidRPr="00AF36C7" w:rsidRDefault="00F65D28" w:rsidP="00F65D28">
            <w:pPr>
              <w:pStyle w:val="TableParagraph"/>
              <w:numPr>
                <w:ilvl w:val="0"/>
                <w:numId w:val="10"/>
              </w:numPr>
              <w:tabs>
                <w:tab w:val="left" w:pos="223"/>
              </w:tabs>
              <w:spacing w:before="1" w:line="292" w:lineRule="auto"/>
              <w:ind w:right="1383" w:firstLine="0"/>
              <w:rPr>
                <w:rFonts w:ascii="Abadi" w:hAnsi="Abadi"/>
                <w:sz w:val="20"/>
              </w:rPr>
            </w:pPr>
            <w:r w:rsidRPr="00AF36C7">
              <w:rPr>
                <w:rFonts w:ascii="Abadi" w:hAnsi="Abadi"/>
                <w:spacing w:val="-4"/>
                <w:sz w:val="20"/>
              </w:rPr>
              <w:t>Shows</w:t>
            </w:r>
            <w:r w:rsidRPr="00AF36C7">
              <w:rPr>
                <w:rFonts w:ascii="Abadi" w:hAnsi="Abadi"/>
                <w:spacing w:val="-18"/>
                <w:sz w:val="20"/>
              </w:rPr>
              <w:t xml:space="preserve"> </w:t>
            </w:r>
            <w:r w:rsidRPr="00AF36C7">
              <w:rPr>
                <w:rFonts w:ascii="Abadi" w:hAnsi="Abadi"/>
                <w:spacing w:val="-4"/>
                <w:sz w:val="20"/>
              </w:rPr>
              <w:t>evidence</w:t>
            </w:r>
            <w:r w:rsidRPr="00AF36C7">
              <w:rPr>
                <w:rFonts w:ascii="Abadi" w:hAnsi="Abadi"/>
                <w:spacing w:val="-17"/>
                <w:sz w:val="20"/>
              </w:rPr>
              <w:t xml:space="preserve"> </w:t>
            </w:r>
            <w:r w:rsidRPr="00AF36C7">
              <w:rPr>
                <w:rFonts w:ascii="Abadi" w:hAnsi="Abadi"/>
                <w:spacing w:val="-4"/>
                <w:sz w:val="20"/>
              </w:rPr>
              <w:t>of</w:t>
            </w:r>
            <w:r w:rsidRPr="00AF36C7">
              <w:rPr>
                <w:rFonts w:ascii="Abadi" w:hAnsi="Abadi"/>
                <w:spacing w:val="-17"/>
                <w:sz w:val="20"/>
              </w:rPr>
              <w:t xml:space="preserve"> </w:t>
            </w:r>
            <w:r w:rsidRPr="00AF36C7">
              <w:rPr>
                <w:rFonts w:ascii="Abadi" w:hAnsi="Abadi"/>
                <w:spacing w:val="-4"/>
                <w:sz w:val="20"/>
              </w:rPr>
              <w:t>the</w:t>
            </w:r>
            <w:r w:rsidRPr="00AF36C7">
              <w:rPr>
                <w:rFonts w:ascii="Abadi" w:hAnsi="Abadi"/>
                <w:spacing w:val="-17"/>
                <w:sz w:val="20"/>
              </w:rPr>
              <w:t xml:space="preserve"> </w:t>
            </w:r>
            <w:r w:rsidRPr="00AF36C7">
              <w:rPr>
                <w:rFonts w:ascii="Abadi" w:hAnsi="Abadi"/>
                <w:spacing w:val="-4"/>
                <w:sz w:val="20"/>
              </w:rPr>
              <w:t>use</w:t>
            </w:r>
            <w:r w:rsidRPr="00AF36C7">
              <w:rPr>
                <w:rFonts w:ascii="Abadi" w:hAnsi="Abadi"/>
                <w:spacing w:val="-17"/>
                <w:sz w:val="20"/>
              </w:rPr>
              <w:t xml:space="preserve"> </w:t>
            </w:r>
            <w:r w:rsidRPr="00AF36C7">
              <w:rPr>
                <w:rFonts w:ascii="Abadi" w:hAnsi="Abadi"/>
                <w:spacing w:val="-4"/>
                <w:sz w:val="20"/>
              </w:rPr>
              <w:t>of</w:t>
            </w:r>
            <w:r w:rsidRPr="00AF36C7">
              <w:rPr>
                <w:rFonts w:ascii="Abadi" w:hAnsi="Abadi"/>
                <w:spacing w:val="-17"/>
                <w:sz w:val="20"/>
              </w:rPr>
              <w:t xml:space="preserve"> </w:t>
            </w:r>
            <w:r w:rsidRPr="00AF36C7">
              <w:rPr>
                <w:rFonts w:ascii="Abadi" w:hAnsi="Abadi"/>
                <w:spacing w:val="-4"/>
                <w:sz w:val="20"/>
              </w:rPr>
              <w:t xml:space="preserve">efficient </w:t>
            </w:r>
            <w:r w:rsidRPr="00AF36C7">
              <w:rPr>
                <w:rFonts w:ascii="Abadi" w:hAnsi="Abadi"/>
                <w:sz w:val="20"/>
              </w:rPr>
              <w:t>tools</w:t>
            </w:r>
            <w:r w:rsidRPr="00AF36C7">
              <w:rPr>
                <w:rFonts w:ascii="Abadi" w:hAnsi="Abadi"/>
                <w:spacing w:val="-2"/>
                <w:sz w:val="20"/>
              </w:rPr>
              <w:t xml:space="preserve"> </w:t>
            </w:r>
            <w:r w:rsidRPr="00AF36C7">
              <w:rPr>
                <w:rFonts w:ascii="Abadi" w:hAnsi="Abadi"/>
                <w:sz w:val="20"/>
              </w:rPr>
              <w:t>and techniques</w:t>
            </w:r>
            <w:r w:rsidRPr="00AF36C7">
              <w:rPr>
                <w:rFonts w:ascii="Abadi" w:hAnsi="Abadi"/>
                <w:spacing w:val="-2"/>
                <w:sz w:val="20"/>
              </w:rPr>
              <w:t xml:space="preserve"> </w:t>
            </w:r>
            <w:r w:rsidRPr="00AF36C7">
              <w:rPr>
                <w:rFonts w:ascii="Abadi" w:hAnsi="Abadi"/>
                <w:sz w:val="20"/>
              </w:rPr>
              <w:t>to</w:t>
            </w:r>
            <w:r w:rsidRPr="00AF36C7">
              <w:rPr>
                <w:rFonts w:ascii="Abadi" w:hAnsi="Abadi"/>
                <w:spacing w:val="-1"/>
                <w:sz w:val="20"/>
              </w:rPr>
              <w:t xml:space="preserve"> </w:t>
            </w:r>
            <w:r w:rsidRPr="00AF36C7">
              <w:rPr>
                <w:rFonts w:ascii="Abadi" w:hAnsi="Abadi"/>
                <w:sz w:val="20"/>
              </w:rPr>
              <w:t>develop your</w:t>
            </w:r>
          </w:p>
          <w:p w14:paraId="3855C6B3" w14:textId="77777777" w:rsidR="00F65D28" w:rsidRPr="00AF36C7" w:rsidRDefault="00F65D28" w:rsidP="0075280E">
            <w:pPr>
              <w:pStyle w:val="TableParagraph"/>
              <w:spacing w:before="1"/>
              <w:ind w:left="90"/>
              <w:rPr>
                <w:rFonts w:ascii="Abadi" w:hAnsi="Abadi"/>
                <w:sz w:val="20"/>
              </w:rPr>
            </w:pPr>
            <w:r w:rsidRPr="00AF36C7">
              <w:rPr>
                <w:rFonts w:ascii="Abadi" w:hAnsi="Abadi"/>
                <w:spacing w:val="-2"/>
                <w:sz w:val="20"/>
              </w:rPr>
              <w:t>prototype.</w:t>
            </w:r>
          </w:p>
        </w:tc>
        <w:tc>
          <w:tcPr>
            <w:tcW w:w="567" w:type="dxa"/>
          </w:tcPr>
          <w:p w14:paraId="4DB481FD" w14:textId="77777777" w:rsidR="00F65D28" w:rsidRPr="00AF36C7" w:rsidRDefault="00F65D28" w:rsidP="0075280E">
            <w:pPr>
              <w:pStyle w:val="TableParagraph"/>
              <w:rPr>
                <w:rFonts w:ascii="Abadi" w:hAnsi="Abadi"/>
              </w:rPr>
            </w:pPr>
          </w:p>
        </w:tc>
        <w:tc>
          <w:tcPr>
            <w:tcW w:w="431" w:type="dxa"/>
          </w:tcPr>
          <w:p w14:paraId="20EBB342" w14:textId="77777777" w:rsidR="00F65D28" w:rsidRPr="00AF36C7" w:rsidRDefault="00F65D28" w:rsidP="0075280E">
            <w:pPr>
              <w:pStyle w:val="TableParagraph"/>
              <w:rPr>
                <w:rFonts w:ascii="Abadi" w:hAnsi="Abadi"/>
              </w:rPr>
            </w:pPr>
          </w:p>
        </w:tc>
        <w:tc>
          <w:tcPr>
            <w:tcW w:w="425" w:type="dxa"/>
            <w:shd w:val="clear" w:color="auto" w:fill="F9D978"/>
          </w:tcPr>
          <w:p w14:paraId="0D48B77B" w14:textId="77777777" w:rsidR="00F65D28" w:rsidRPr="00AF36C7" w:rsidRDefault="00F65D28" w:rsidP="0075280E">
            <w:pPr>
              <w:pStyle w:val="TableParagraph"/>
              <w:rPr>
                <w:rFonts w:ascii="Abadi" w:hAnsi="Abadi"/>
              </w:rPr>
            </w:pPr>
          </w:p>
        </w:tc>
      </w:tr>
      <w:tr w:rsidR="00F65D28" w:rsidRPr="00AF36C7" w14:paraId="13734834" w14:textId="77777777" w:rsidTr="000B7293">
        <w:trPr>
          <w:trHeight w:val="1136"/>
        </w:trPr>
        <w:tc>
          <w:tcPr>
            <w:tcW w:w="586" w:type="dxa"/>
          </w:tcPr>
          <w:p w14:paraId="3D3EC16F" w14:textId="77777777" w:rsidR="00F65D28" w:rsidRPr="00AF36C7" w:rsidRDefault="00F65D28" w:rsidP="0075280E">
            <w:pPr>
              <w:pStyle w:val="TableParagraph"/>
              <w:spacing w:before="194"/>
              <w:rPr>
                <w:rFonts w:ascii="Abadi" w:hAnsi="Abadi"/>
                <w:sz w:val="20"/>
              </w:rPr>
            </w:pPr>
          </w:p>
          <w:p w14:paraId="2B8F9797" w14:textId="77777777" w:rsidR="00F65D28" w:rsidRPr="00AF36C7" w:rsidRDefault="00F65D28" w:rsidP="0075280E">
            <w:pPr>
              <w:pStyle w:val="TableParagraph"/>
              <w:ind w:left="14"/>
              <w:jc w:val="center"/>
              <w:rPr>
                <w:rFonts w:ascii="Abadi" w:hAnsi="Abadi"/>
                <w:sz w:val="20"/>
              </w:rPr>
            </w:pPr>
            <w:r w:rsidRPr="00AF36C7">
              <w:rPr>
                <w:rFonts w:ascii="Abadi" w:hAnsi="Abadi"/>
                <w:spacing w:val="-5"/>
                <w:sz w:val="20"/>
              </w:rPr>
              <w:t>E4</w:t>
            </w:r>
          </w:p>
        </w:tc>
        <w:tc>
          <w:tcPr>
            <w:tcW w:w="3615" w:type="dxa"/>
          </w:tcPr>
          <w:p w14:paraId="3EB754A5" w14:textId="77777777" w:rsidR="00F65D28" w:rsidRPr="00AF36C7" w:rsidRDefault="00F65D28" w:rsidP="0075280E">
            <w:pPr>
              <w:pStyle w:val="TableParagraph"/>
              <w:spacing w:before="1" w:line="292" w:lineRule="auto"/>
              <w:ind w:left="90" w:right="91"/>
              <w:rPr>
                <w:rFonts w:ascii="Abadi" w:hAnsi="Abadi"/>
                <w:sz w:val="20"/>
              </w:rPr>
            </w:pPr>
            <w:r w:rsidRPr="00AF36C7">
              <w:rPr>
                <w:rFonts w:ascii="Abadi" w:hAnsi="Abadi"/>
                <w:spacing w:val="-6"/>
                <w:sz w:val="20"/>
              </w:rPr>
              <w:t>Iterative</w:t>
            </w:r>
            <w:r w:rsidRPr="00AF36C7">
              <w:rPr>
                <w:rFonts w:ascii="Abadi" w:hAnsi="Abadi"/>
                <w:spacing w:val="-19"/>
                <w:sz w:val="20"/>
              </w:rPr>
              <w:t xml:space="preserve"> </w:t>
            </w:r>
            <w:r w:rsidRPr="00AF36C7">
              <w:rPr>
                <w:rFonts w:ascii="Abadi" w:hAnsi="Abadi"/>
                <w:spacing w:val="-6"/>
                <w:sz w:val="20"/>
              </w:rPr>
              <w:t>improvement</w:t>
            </w:r>
            <w:r w:rsidRPr="00AF36C7">
              <w:rPr>
                <w:rFonts w:ascii="Abadi" w:hAnsi="Abadi"/>
                <w:spacing w:val="-19"/>
                <w:sz w:val="20"/>
              </w:rPr>
              <w:t xml:space="preserve"> </w:t>
            </w:r>
            <w:r w:rsidRPr="00AF36C7">
              <w:rPr>
                <w:rFonts w:ascii="Abadi" w:hAnsi="Abadi"/>
                <w:spacing w:val="-6"/>
                <w:sz w:val="20"/>
              </w:rPr>
              <w:t>throughout</w:t>
            </w:r>
            <w:r w:rsidRPr="00AF36C7">
              <w:rPr>
                <w:rFonts w:ascii="Abadi" w:hAnsi="Abadi"/>
                <w:spacing w:val="-19"/>
                <w:sz w:val="20"/>
              </w:rPr>
              <w:t xml:space="preserve"> </w:t>
            </w:r>
            <w:r w:rsidRPr="00AF36C7">
              <w:rPr>
                <w:rFonts w:ascii="Abadi" w:hAnsi="Abadi"/>
                <w:spacing w:val="-6"/>
                <w:sz w:val="20"/>
              </w:rPr>
              <w:t xml:space="preserve">the </w:t>
            </w:r>
            <w:r w:rsidRPr="00AF36C7">
              <w:rPr>
                <w:rFonts w:ascii="Abadi" w:hAnsi="Abadi"/>
                <w:sz w:val="20"/>
              </w:rPr>
              <w:t>design,</w:t>
            </w:r>
            <w:r w:rsidRPr="00AF36C7">
              <w:rPr>
                <w:rFonts w:ascii="Abadi" w:hAnsi="Abadi"/>
                <w:spacing w:val="-2"/>
                <w:sz w:val="20"/>
              </w:rPr>
              <w:t xml:space="preserve"> </w:t>
            </w:r>
            <w:r w:rsidRPr="00AF36C7">
              <w:rPr>
                <w:rFonts w:ascii="Abadi" w:hAnsi="Abadi"/>
                <w:sz w:val="20"/>
              </w:rPr>
              <w:t>development,</w:t>
            </w:r>
            <w:r w:rsidRPr="00AF36C7">
              <w:rPr>
                <w:rFonts w:ascii="Abadi" w:hAnsi="Abadi"/>
                <w:spacing w:val="-2"/>
                <w:sz w:val="20"/>
              </w:rPr>
              <w:t xml:space="preserve"> </w:t>
            </w:r>
            <w:r w:rsidRPr="00AF36C7">
              <w:rPr>
                <w:rFonts w:ascii="Abadi" w:hAnsi="Abadi"/>
                <w:sz w:val="20"/>
              </w:rPr>
              <w:t>and</w:t>
            </w:r>
            <w:r w:rsidRPr="00AF36C7">
              <w:rPr>
                <w:rFonts w:ascii="Abadi" w:hAnsi="Abadi"/>
                <w:spacing w:val="-1"/>
                <w:sz w:val="20"/>
              </w:rPr>
              <w:t xml:space="preserve"> </w:t>
            </w:r>
            <w:r w:rsidRPr="00AF36C7">
              <w:rPr>
                <w:rFonts w:ascii="Abadi" w:hAnsi="Abadi"/>
                <w:sz w:val="20"/>
              </w:rPr>
              <w:t>testing process to produce a high-quality</w:t>
            </w:r>
          </w:p>
          <w:p w14:paraId="1A372126" w14:textId="77777777" w:rsidR="00F65D28" w:rsidRPr="00AF36C7" w:rsidRDefault="00F65D28" w:rsidP="0075280E">
            <w:pPr>
              <w:pStyle w:val="TableParagraph"/>
              <w:spacing w:line="232" w:lineRule="exact"/>
              <w:ind w:left="90"/>
              <w:rPr>
                <w:rFonts w:ascii="Abadi" w:hAnsi="Abadi"/>
                <w:sz w:val="20"/>
              </w:rPr>
            </w:pPr>
            <w:r w:rsidRPr="00AF36C7">
              <w:rPr>
                <w:rFonts w:ascii="Abadi" w:hAnsi="Abadi"/>
                <w:spacing w:val="-2"/>
                <w:sz w:val="20"/>
              </w:rPr>
              <w:t>outcome</w:t>
            </w:r>
          </w:p>
        </w:tc>
        <w:tc>
          <w:tcPr>
            <w:tcW w:w="4866" w:type="dxa"/>
          </w:tcPr>
          <w:p w14:paraId="4FFF7529" w14:textId="77777777" w:rsidR="00F65D28" w:rsidRPr="00AF36C7" w:rsidRDefault="00F65D28" w:rsidP="0075280E">
            <w:pPr>
              <w:pStyle w:val="TableParagraph"/>
              <w:spacing w:before="52"/>
              <w:rPr>
                <w:rFonts w:ascii="Abadi" w:hAnsi="Abadi"/>
                <w:sz w:val="20"/>
              </w:rPr>
            </w:pPr>
          </w:p>
          <w:p w14:paraId="163E953E" w14:textId="77777777" w:rsidR="00F65D28" w:rsidRPr="00AF36C7" w:rsidRDefault="00F65D28" w:rsidP="00F65D28">
            <w:pPr>
              <w:pStyle w:val="TableParagraph"/>
              <w:numPr>
                <w:ilvl w:val="0"/>
                <w:numId w:val="9"/>
              </w:numPr>
              <w:tabs>
                <w:tab w:val="left" w:pos="223"/>
              </w:tabs>
              <w:ind w:left="223" w:hanging="133"/>
              <w:rPr>
                <w:rFonts w:ascii="Abadi" w:hAnsi="Abadi"/>
                <w:sz w:val="20"/>
              </w:rPr>
            </w:pPr>
            <w:r w:rsidRPr="00AF36C7">
              <w:rPr>
                <w:rFonts w:ascii="Abadi" w:hAnsi="Abadi"/>
                <w:w w:val="90"/>
                <w:sz w:val="20"/>
              </w:rPr>
              <w:t>Evidence</w:t>
            </w:r>
            <w:r w:rsidRPr="00AF36C7">
              <w:rPr>
                <w:rFonts w:ascii="Abadi" w:hAnsi="Abadi"/>
                <w:spacing w:val="-2"/>
                <w:sz w:val="20"/>
              </w:rPr>
              <w:t xml:space="preserve"> </w:t>
            </w:r>
            <w:r w:rsidRPr="00AF36C7">
              <w:rPr>
                <w:rFonts w:ascii="Abadi" w:hAnsi="Abadi"/>
                <w:w w:val="90"/>
                <w:sz w:val="20"/>
              </w:rPr>
              <w:t>of</w:t>
            </w:r>
            <w:r w:rsidRPr="00AF36C7">
              <w:rPr>
                <w:rFonts w:ascii="Abadi" w:hAnsi="Abadi"/>
                <w:spacing w:val="-2"/>
                <w:sz w:val="20"/>
              </w:rPr>
              <w:t xml:space="preserve"> </w:t>
            </w:r>
            <w:r w:rsidRPr="00AF36C7">
              <w:rPr>
                <w:rFonts w:ascii="Abadi" w:hAnsi="Abadi"/>
                <w:w w:val="90"/>
                <w:sz w:val="20"/>
              </w:rPr>
              <w:t>the</w:t>
            </w:r>
            <w:r w:rsidRPr="00AF36C7">
              <w:rPr>
                <w:rFonts w:ascii="Abadi" w:hAnsi="Abadi"/>
                <w:spacing w:val="-2"/>
                <w:sz w:val="20"/>
              </w:rPr>
              <w:t xml:space="preserve"> </w:t>
            </w:r>
            <w:r w:rsidRPr="00AF36C7">
              <w:rPr>
                <w:rFonts w:ascii="Abadi" w:hAnsi="Abadi"/>
                <w:w w:val="90"/>
                <w:sz w:val="20"/>
              </w:rPr>
              <w:t>iterative</w:t>
            </w:r>
            <w:r w:rsidRPr="00AF36C7">
              <w:rPr>
                <w:rFonts w:ascii="Abadi" w:hAnsi="Abadi"/>
                <w:spacing w:val="-2"/>
                <w:sz w:val="20"/>
              </w:rPr>
              <w:t xml:space="preserve"> </w:t>
            </w:r>
            <w:r w:rsidRPr="00AF36C7">
              <w:rPr>
                <w:rFonts w:ascii="Abadi" w:hAnsi="Abadi"/>
                <w:spacing w:val="-2"/>
                <w:w w:val="90"/>
                <w:sz w:val="20"/>
              </w:rPr>
              <w:t>trial.</w:t>
            </w:r>
          </w:p>
          <w:p w14:paraId="79F01BD9" w14:textId="77777777" w:rsidR="00F65D28" w:rsidRPr="00AF36C7" w:rsidRDefault="00F65D28" w:rsidP="0075280E">
            <w:pPr>
              <w:pStyle w:val="TableParagraph"/>
              <w:spacing w:before="51"/>
              <w:ind w:left="90"/>
              <w:rPr>
                <w:rFonts w:ascii="Abadi" w:hAnsi="Abadi"/>
                <w:sz w:val="20"/>
              </w:rPr>
            </w:pPr>
            <w:r w:rsidRPr="00AF36C7">
              <w:rPr>
                <w:rFonts w:ascii="Abadi" w:hAnsi="Abadi"/>
                <w:spacing w:val="-2"/>
                <w:sz w:val="20"/>
              </w:rPr>
              <w:t>Annotated</w:t>
            </w:r>
            <w:r w:rsidRPr="00AF36C7">
              <w:rPr>
                <w:rFonts w:ascii="Abadi" w:hAnsi="Abadi"/>
                <w:spacing w:val="-13"/>
                <w:sz w:val="20"/>
              </w:rPr>
              <w:t xml:space="preserve"> </w:t>
            </w:r>
            <w:r w:rsidRPr="00AF36C7">
              <w:rPr>
                <w:rFonts w:ascii="Abadi" w:hAnsi="Abadi"/>
                <w:spacing w:val="-2"/>
                <w:sz w:val="20"/>
              </w:rPr>
              <w:t>screenshots</w:t>
            </w:r>
            <w:r w:rsidRPr="00AF36C7">
              <w:rPr>
                <w:rFonts w:ascii="Abadi" w:hAnsi="Abadi"/>
                <w:spacing w:val="-14"/>
                <w:sz w:val="20"/>
              </w:rPr>
              <w:t xml:space="preserve"> </w:t>
            </w:r>
            <w:r w:rsidRPr="00AF36C7">
              <w:rPr>
                <w:rFonts w:ascii="Abadi" w:hAnsi="Abadi"/>
                <w:spacing w:val="-2"/>
                <w:sz w:val="20"/>
              </w:rPr>
              <w:t>must</w:t>
            </w:r>
            <w:r w:rsidRPr="00AF36C7">
              <w:rPr>
                <w:rFonts w:ascii="Abadi" w:hAnsi="Abadi"/>
                <w:spacing w:val="-13"/>
                <w:sz w:val="20"/>
              </w:rPr>
              <w:t xml:space="preserve"> </w:t>
            </w:r>
            <w:r w:rsidRPr="00AF36C7">
              <w:rPr>
                <w:rFonts w:ascii="Abadi" w:hAnsi="Abadi"/>
                <w:spacing w:val="-2"/>
                <w:sz w:val="20"/>
              </w:rPr>
              <w:t>be</w:t>
            </w:r>
            <w:r w:rsidRPr="00AF36C7">
              <w:rPr>
                <w:rFonts w:ascii="Abadi" w:hAnsi="Abadi"/>
                <w:spacing w:val="-13"/>
                <w:sz w:val="20"/>
              </w:rPr>
              <w:t xml:space="preserve"> </w:t>
            </w:r>
            <w:r w:rsidRPr="00AF36C7">
              <w:rPr>
                <w:rFonts w:ascii="Abadi" w:hAnsi="Abadi"/>
                <w:spacing w:val="-2"/>
                <w:sz w:val="20"/>
              </w:rPr>
              <w:t>included.</w:t>
            </w:r>
          </w:p>
        </w:tc>
        <w:tc>
          <w:tcPr>
            <w:tcW w:w="567" w:type="dxa"/>
          </w:tcPr>
          <w:p w14:paraId="0B695A1B" w14:textId="77777777" w:rsidR="00F65D28" w:rsidRPr="00AF36C7" w:rsidRDefault="00F65D28" w:rsidP="0075280E">
            <w:pPr>
              <w:pStyle w:val="TableParagraph"/>
              <w:rPr>
                <w:rFonts w:ascii="Abadi" w:hAnsi="Abadi"/>
              </w:rPr>
            </w:pPr>
          </w:p>
        </w:tc>
        <w:tc>
          <w:tcPr>
            <w:tcW w:w="431" w:type="dxa"/>
          </w:tcPr>
          <w:p w14:paraId="63B28477" w14:textId="77777777" w:rsidR="00F65D28" w:rsidRPr="00AF36C7" w:rsidRDefault="00F65D28" w:rsidP="0075280E">
            <w:pPr>
              <w:pStyle w:val="TableParagraph"/>
              <w:rPr>
                <w:rFonts w:ascii="Abadi" w:hAnsi="Abadi"/>
              </w:rPr>
            </w:pPr>
          </w:p>
        </w:tc>
        <w:tc>
          <w:tcPr>
            <w:tcW w:w="425" w:type="dxa"/>
            <w:shd w:val="clear" w:color="auto" w:fill="F9D978"/>
          </w:tcPr>
          <w:p w14:paraId="5290AE15" w14:textId="77777777" w:rsidR="00F65D28" w:rsidRPr="00AF36C7" w:rsidRDefault="00F65D28" w:rsidP="0075280E">
            <w:pPr>
              <w:pStyle w:val="TableParagraph"/>
              <w:rPr>
                <w:rFonts w:ascii="Abadi" w:hAnsi="Abadi"/>
              </w:rPr>
            </w:pPr>
          </w:p>
        </w:tc>
      </w:tr>
    </w:tbl>
    <w:p w14:paraId="48A5ADEF" w14:textId="77777777" w:rsidR="00F65D28" w:rsidRPr="00AF36C7" w:rsidRDefault="00F65D28" w:rsidP="00F65D28">
      <w:pPr>
        <w:pStyle w:val="BodyText"/>
        <w:spacing w:before="188"/>
        <w:rPr>
          <w:rFonts w:ascii="Abadi" w:hAnsi="Abadi"/>
        </w:rPr>
      </w:pPr>
    </w:p>
    <w:p w14:paraId="170E88C3" w14:textId="77777777" w:rsidR="00F65D28" w:rsidRPr="00AF36C7" w:rsidRDefault="00F65D28" w:rsidP="00F65D28">
      <w:pPr>
        <w:pStyle w:val="BodyText"/>
        <w:spacing w:line="292" w:lineRule="auto"/>
        <w:ind w:right="360"/>
        <w:jc w:val="both"/>
        <w:rPr>
          <w:rFonts w:ascii="Abadi" w:hAnsi="Abadi"/>
        </w:rPr>
      </w:pPr>
      <w:r w:rsidRPr="00AF36C7">
        <w:rPr>
          <w:rFonts w:ascii="Abadi" w:hAnsi="Abadi"/>
        </w:rPr>
        <w:t xml:space="preserve">For Excellence, iterative improvement requires that students develop a functional outcome using </w:t>
      </w:r>
      <w:r w:rsidRPr="00AF36C7">
        <w:rPr>
          <w:rFonts w:ascii="Abadi" w:hAnsi="Abadi"/>
          <w:spacing w:val="-6"/>
        </w:rPr>
        <w:t>documented cycles of</w:t>
      </w:r>
      <w:r w:rsidRPr="00AF36C7">
        <w:rPr>
          <w:rFonts w:ascii="Abadi" w:hAnsi="Abadi"/>
          <w:spacing w:val="-7"/>
        </w:rPr>
        <w:t xml:space="preserve"> </w:t>
      </w:r>
      <w:r w:rsidRPr="00AF36C7">
        <w:rPr>
          <w:rFonts w:ascii="Abadi" w:hAnsi="Abadi"/>
          <w:spacing w:val="-6"/>
        </w:rPr>
        <w:t>improvement. This may include adding</w:t>
      </w:r>
      <w:r w:rsidRPr="00AF36C7">
        <w:rPr>
          <w:rFonts w:ascii="Abadi" w:hAnsi="Abadi"/>
          <w:spacing w:val="-7"/>
        </w:rPr>
        <w:t xml:space="preserve"> </w:t>
      </w:r>
      <w:r w:rsidRPr="00AF36C7">
        <w:rPr>
          <w:rFonts w:ascii="Abadi" w:hAnsi="Abadi"/>
          <w:spacing w:val="-6"/>
        </w:rPr>
        <w:t>features to the outcome. Student</w:t>
      </w:r>
      <w:r w:rsidRPr="00AF36C7">
        <w:rPr>
          <w:rFonts w:ascii="Abadi" w:hAnsi="Abadi"/>
          <w:spacing w:val="-7"/>
        </w:rPr>
        <w:t xml:space="preserve"> </w:t>
      </w:r>
      <w:r w:rsidRPr="00AF36C7">
        <w:rPr>
          <w:rFonts w:ascii="Abadi" w:hAnsi="Abadi"/>
          <w:spacing w:val="-6"/>
        </w:rPr>
        <w:t xml:space="preserve">evidence </w:t>
      </w:r>
      <w:r w:rsidRPr="00AF36C7">
        <w:rPr>
          <w:rFonts w:ascii="Abadi" w:hAnsi="Abadi"/>
          <w:spacing w:val="-8"/>
        </w:rPr>
        <w:t>needs to</w:t>
      </w:r>
      <w:r w:rsidRPr="00AF36C7">
        <w:rPr>
          <w:rFonts w:ascii="Abadi" w:hAnsi="Abadi"/>
          <w:spacing w:val="-11"/>
        </w:rPr>
        <w:t xml:space="preserve"> </w:t>
      </w:r>
      <w:r w:rsidRPr="00AF36C7">
        <w:rPr>
          <w:rFonts w:ascii="Abadi" w:hAnsi="Abadi"/>
          <w:spacing w:val="-8"/>
        </w:rPr>
        <w:t>show deliberate cycles of</w:t>
      </w:r>
      <w:r w:rsidRPr="00AF36C7">
        <w:rPr>
          <w:rFonts w:ascii="Abadi" w:hAnsi="Abadi"/>
          <w:spacing w:val="-9"/>
        </w:rPr>
        <w:t xml:space="preserve"> </w:t>
      </w:r>
      <w:r w:rsidRPr="00AF36C7">
        <w:rPr>
          <w:rFonts w:ascii="Abadi" w:hAnsi="Abadi"/>
          <w:spacing w:val="-8"/>
        </w:rPr>
        <w:t>improvement</w:t>
      </w:r>
      <w:r w:rsidRPr="00AF36C7">
        <w:rPr>
          <w:rFonts w:ascii="Abadi" w:hAnsi="Abadi"/>
          <w:spacing w:val="-9"/>
        </w:rPr>
        <w:t xml:space="preserve"> </w:t>
      </w:r>
      <w:r w:rsidRPr="00AF36C7">
        <w:rPr>
          <w:rFonts w:ascii="Abadi" w:hAnsi="Abadi"/>
          <w:spacing w:val="-8"/>
        </w:rPr>
        <w:t>based</w:t>
      </w:r>
      <w:r w:rsidRPr="00AF36C7">
        <w:rPr>
          <w:rFonts w:ascii="Abadi" w:hAnsi="Abadi"/>
          <w:spacing w:val="-9"/>
        </w:rPr>
        <w:t xml:space="preserve"> </w:t>
      </w:r>
      <w:r w:rsidRPr="00AF36C7">
        <w:rPr>
          <w:rFonts w:ascii="Abadi" w:hAnsi="Abadi"/>
          <w:spacing w:val="-8"/>
        </w:rPr>
        <w:t>on</w:t>
      </w:r>
      <w:r w:rsidRPr="00AF36C7">
        <w:rPr>
          <w:rFonts w:ascii="Abadi" w:hAnsi="Abadi"/>
          <w:spacing w:val="-9"/>
        </w:rPr>
        <w:t xml:space="preserve"> </w:t>
      </w:r>
      <w:r w:rsidRPr="00AF36C7">
        <w:rPr>
          <w:rFonts w:ascii="Abadi" w:hAnsi="Abadi"/>
          <w:spacing w:val="-8"/>
        </w:rPr>
        <w:t>testing</w:t>
      </w:r>
      <w:r w:rsidRPr="00AF36C7">
        <w:rPr>
          <w:rFonts w:ascii="Abadi" w:hAnsi="Abadi"/>
          <w:spacing w:val="-9"/>
        </w:rPr>
        <w:t xml:space="preserve"> </w:t>
      </w:r>
      <w:r w:rsidRPr="00AF36C7">
        <w:rPr>
          <w:rFonts w:ascii="Abadi" w:hAnsi="Abadi"/>
          <w:spacing w:val="-8"/>
        </w:rPr>
        <w:t>and</w:t>
      </w:r>
      <w:r w:rsidRPr="00AF36C7">
        <w:rPr>
          <w:rFonts w:ascii="Abadi" w:hAnsi="Abadi"/>
          <w:spacing w:val="-9"/>
        </w:rPr>
        <w:t xml:space="preserve"> </w:t>
      </w:r>
      <w:r w:rsidRPr="00AF36C7">
        <w:rPr>
          <w:rFonts w:ascii="Abadi" w:hAnsi="Abadi"/>
          <w:spacing w:val="-8"/>
        </w:rPr>
        <w:t>trialing, rather</w:t>
      </w:r>
      <w:r w:rsidRPr="00AF36C7">
        <w:rPr>
          <w:rFonts w:ascii="Abadi" w:hAnsi="Abadi"/>
          <w:spacing w:val="-9"/>
        </w:rPr>
        <w:t xml:space="preserve"> </w:t>
      </w:r>
      <w:r w:rsidRPr="00AF36C7">
        <w:rPr>
          <w:rFonts w:ascii="Abadi" w:hAnsi="Abadi"/>
          <w:spacing w:val="-8"/>
        </w:rPr>
        <w:t>than</w:t>
      </w:r>
      <w:r w:rsidRPr="00AF36C7">
        <w:rPr>
          <w:rFonts w:ascii="Abadi" w:hAnsi="Abadi"/>
          <w:spacing w:val="-9"/>
        </w:rPr>
        <w:t xml:space="preserve"> </w:t>
      </w:r>
      <w:r w:rsidRPr="00AF36C7">
        <w:rPr>
          <w:rFonts w:ascii="Abadi" w:hAnsi="Abadi"/>
          <w:spacing w:val="-8"/>
        </w:rPr>
        <w:t>just</w:t>
      </w:r>
      <w:r w:rsidRPr="00AF36C7">
        <w:rPr>
          <w:rFonts w:ascii="Abadi" w:hAnsi="Abadi"/>
          <w:spacing w:val="-9"/>
        </w:rPr>
        <w:t xml:space="preserve"> </w:t>
      </w:r>
      <w:r w:rsidRPr="00AF36C7">
        <w:rPr>
          <w:rFonts w:ascii="Abadi" w:hAnsi="Abadi"/>
          <w:spacing w:val="-8"/>
        </w:rPr>
        <w:t xml:space="preserve">incremental </w:t>
      </w:r>
      <w:r w:rsidRPr="00AF36C7">
        <w:rPr>
          <w:rFonts w:ascii="Abadi" w:hAnsi="Abadi"/>
          <w:spacing w:val="-2"/>
        </w:rPr>
        <w:t>development.</w:t>
      </w:r>
    </w:p>
    <w:p w14:paraId="23A159A3" w14:textId="77777777" w:rsidR="00F65D28" w:rsidRPr="00AF36C7" w:rsidRDefault="00F65D28" w:rsidP="00F65D28">
      <w:pPr>
        <w:pStyle w:val="BodyText"/>
        <w:spacing w:before="162" w:line="292" w:lineRule="auto"/>
        <w:ind w:right="356"/>
        <w:jc w:val="both"/>
        <w:rPr>
          <w:rFonts w:ascii="Abadi" w:hAnsi="Abadi"/>
        </w:rPr>
      </w:pPr>
      <w:r w:rsidRPr="00AF36C7">
        <w:rPr>
          <w:rFonts w:ascii="Abadi" w:hAnsi="Abadi"/>
          <w:spacing w:val="-6"/>
        </w:rPr>
        <w:t>Iterative</w:t>
      </w:r>
      <w:r w:rsidRPr="00AF36C7">
        <w:rPr>
          <w:rFonts w:ascii="Abadi" w:hAnsi="Abadi"/>
          <w:spacing w:val="-10"/>
        </w:rPr>
        <w:t xml:space="preserve"> </w:t>
      </w:r>
      <w:r w:rsidRPr="00AF36C7">
        <w:rPr>
          <w:rFonts w:ascii="Abadi" w:hAnsi="Abadi"/>
          <w:spacing w:val="-6"/>
        </w:rPr>
        <w:t>improvement</w:t>
      </w:r>
      <w:r w:rsidRPr="00AF36C7">
        <w:rPr>
          <w:rFonts w:ascii="Abadi" w:hAnsi="Abadi"/>
          <w:spacing w:val="-9"/>
        </w:rPr>
        <w:t xml:space="preserve"> </w:t>
      </w:r>
      <w:r w:rsidRPr="00AF36C7">
        <w:rPr>
          <w:rFonts w:ascii="Abadi" w:hAnsi="Abadi"/>
          <w:spacing w:val="-6"/>
        </w:rPr>
        <w:t>goes</w:t>
      </w:r>
      <w:r w:rsidRPr="00AF36C7">
        <w:rPr>
          <w:rFonts w:ascii="Abadi" w:hAnsi="Abadi"/>
          <w:spacing w:val="-9"/>
        </w:rPr>
        <w:t xml:space="preserve"> </w:t>
      </w:r>
      <w:r w:rsidRPr="00AF36C7">
        <w:rPr>
          <w:rFonts w:ascii="Abadi" w:hAnsi="Abadi"/>
          <w:spacing w:val="-6"/>
        </w:rPr>
        <w:t>beyond</w:t>
      </w:r>
      <w:r w:rsidRPr="00AF36C7">
        <w:rPr>
          <w:rFonts w:ascii="Abadi" w:hAnsi="Abadi"/>
          <w:spacing w:val="-11"/>
        </w:rPr>
        <w:t xml:space="preserve"> </w:t>
      </w:r>
      <w:r w:rsidRPr="00AF36C7">
        <w:rPr>
          <w:rFonts w:ascii="Abadi" w:hAnsi="Abadi"/>
          <w:spacing w:val="-6"/>
        </w:rPr>
        <w:t>just</w:t>
      </w:r>
      <w:r w:rsidRPr="00AF36C7">
        <w:rPr>
          <w:rFonts w:ascii="Abadi" w:hAnsi="Abadi"/>
          <w:spacing w:val="-12"/>
        </w:rPr>
        <w:t xml:space="preserve"> </w:t>
      </w:r>
      <w:r w:rsidRPr="00AF36C7">
        <w:rPr>
          <w:rFonts w:ascii="Abadi" w:hAnsi="Abadi"/>
          <w:spacing w:val="-6"/>
        </w:rPr>
        <w:t>debugging</w:t>
      </w:r>
      <w:r w:rsidRPr="00AF36C7">
        <w:rPr>
          <w:rFonts w:ascii="Abadi" w:hAnsi="Abadi"/>
          <w:spacing w:val="-11"/>
        </w:rPr>
        <w:t xml:space="preserve"> </w:t>
      </w:r>
      <w:r w:rsidRPr="00AF36C7">
        <w:rPr>
          <w:rFonts w:ascii="Abadi" w:hAnsi="Abadi"/>
          <w:spacing w:val="-6"/>
        </w:rPr>
        <w:t>or</w:t>
      </w:r>
      <w:r w:rsidRPr="00AF36C7">
        <w:rPr>
          <w:rFonts w:ascii="Abadi" w:hAnsi="Abadi"/>
          <w:spacing w:val="-11"/>
        </w:rPr>
        <w:t xml:space="preserve"> </w:t>
      </w:r>
      <w:r w:rsidRPr="00AF36C7">
        <w:rPr>
          <w:rFonts w:ascii="Abadi" w:hAnsi="Abadi"/>
          <w:spacing w:val="-6"/>
        </w:rPr>
        <w:t>correcting</w:t>
      </w:r>
      <w:r w:rsidRPr="00AF36C7">
        <w:rPr>
          <w:rFonts w:ascii="Abadi" w:hAnsi="Abadi"/>
          <w:spacing w:val="-11"/>
        </w:rPr>
        <w:t xml:space="preserve"> </w:t>
      </w:r>
      <w:r w:rsidRPr="00AF36C7">
        <w:rPr>
          <w:rFonts w:ascii="Abadi" w:hAnsi="Abadi"/>
          <w:spacing w:val="-6"/>
        </w:rPr>
        <w:t>errors in</w:t>
      </w:r>
      <w:r w:rsidRPr="00AF36C7">
        <w:rPr>
          <w:rFonts w:ascii="Abadi" w:hAnsi="Abadi"/>
          <w:spacing w:val="-11"/>
        </w:rPr>
        <w:t xml:space="preserve"> </w:t>
      </w:r>
      <w:r w:rsidRPr="00AF36C7">
        <w:rPr>
          <w:rFonts w:ascii="Abadi" w:hAnsi="Abadi"/>
          <w:spacing w:val="-6"/>
        </w:rPr>
        <w:t>a</w:t>
      </w:r>
      <w:r w:rsidRPr="00AF36C7">
        <w:rPr>
          <w:rFonts w:ascii="Abadi" w:hAnsi="Abadi"/>
          <w:spacing w:val="-11"/>
        </w:rPr>
        <w:t xml:space="preserve"> </w:t>
      </w:r>
      <w:r w:rsidRPr="00AF36C7">
        <w:rPr>
          <w:rFonts w:ascii="Abadi" w:hAnsi="Abadi"/>
          <w:spacing w:val="-6"/>
        </w:rPr>
        <w:t>non-functioning</w:t>
      </w:r>
      <w:r w:rsidRPr="00AF36C7">
        <w:rPr>
          <w:rFonts w:ascii="Abadi" w:hAnsi="Abadi"/>
          <w:spacing w:val="-9"/>
        </w:rPr>
        <w:t xml:space="preserve"> </w:t>
      </w:r>
      <w:r w:rsidRPr="00AF36C7">
        <w:rPr>
          <w:rFonts w:ascii="Abadi" w:hAnsi="Abadi"/>
          <w:spacing w:val="-6"/>
        </w:rPr>
        <w:t>outcome.</w:t>
      </w:r>
      <w:r w:rsidRPr="00AF36C7">
        <w:rPr>
          <w:rFonts w:ascii="Abadi" w:hAnsi="Abadi"/>
          <w:spacing w:val="-9"/>
        </w:rPr>
        <w:t xml:space="preserve"> </w:t>
      </w:r>
      <w:r w:rsidRPr="00AF36C7">
        <w:rPr>
          <w:rFonts w:ascii="Abadi" w:hAnsi="Abadi"/>
          <w:spacing w:val="-6"/>
        </w:rPr>
        <w:t>It</w:t>
      </w:r>
      <w:r w:rsidRPr="00AF36C7">
        <w:rPr>
          <w:rFonts w:ascii="Abadi" w:hAnsi="Abadi"/>
          <w:spacing w:val="-12"/>
        </w:rPr>
        <w:t xml:space="preserve"> </w:t>
      </w:r>
      <w:r w:rsidRPr="00AF36C7">
        <w:rPr>
          <w:rFonts w:ascii="Abadi" w:hAnsi="Abadi"/>
          <w:spacing w:val="-6"/>
        </w:rPr>
        <w:t xml:space="preserve">is </w:t>
      </w:r>
      <w:r w:rsidRPr="00AF36C7">
        <w:rPr>
          <w:rFonts w:ascii="Abadi" w:hAnsi="Abadi"/>
        </w:rPr>
        <w:t xml:space="preserve">expected that the student will produce a functioning outcome for an Achieved grade. Iterative </w:t>
      </w:r>
      <w:r w:rsidRPr="00AF36C7">
        <w:rPr>
          <w:rFonts w:ascii="Abadi" w:hAnsi="Abadi"/>
          <w:spacing w:val="-6"/>
        </w:rPr>
        <w:t>improvement</w:t>
      </w:r>
      <w:r w:rsidRPr="00AF36C7">
        <w:rPr>
          <w:rFonts w:ascii="Abadi" w:hAnsi="Abadi"/>
          <w:spacing w:val="-7"/>
        </w:rPr>
        <w:t xml:space="preserve"> </w:t>
      </w:r>
      <w:r w:rsidRPr="00AF36C7">
        <w:rPr>
          <w:rFonts w:ascii="Abadi" w:hAnsi="Abadi"/>
          <w:spacing w:val="-6"/>
        </w:rPr>
        <w:t>should</w:t>
      </w:r>
      <w:r w:rsidRPr="00AF36C7">
        <w:rPr>
          <w:rFonts w:ascii="Abadi" w:hAnsi="Abadi"/>
          <w:spacing w:val="-10"/>
        </w:rPr>
        <w:t xml:space="preserve"> </w:t>
      </w:r>
      <w:r w:rsidRPr="00AF36C7">
        <w:rPr>
          <w:rFonts w:ascii="Abadi" w:hAnsi="Abadi"/>
          <w:spacing w:val="-6"/>
        </w:rPr>
        <w:t>be</w:t>
      </w:r>
      <w:r w:rsidRPr="00AF36C7">
        <w:rPr>
          <w:rFonts w:ascii="Abadi" w:hAnsi="Abadi"/>
          <w:spacing w:val="-9"/>
        </w:rPr>
        <w:t xml:space="preserve"> </w:t>
      </w:r>
      <w:r w:rsidRPr="00AF36C7">
        <w:rPr>
          <w:rFonts w:ascii="Abadi" w:hAnsi="Abadi"/>
          <w:spacing w:val="-6"/>
        </w:rPr>
        <w:t>aimed</w:t>
      </w:r>
      <w:r w:rsidRPr="00AF36C7">
        <w:rPr>
          <w:rFonts w:ascii="Abadi" w:hAnsi="Abadi"/>
          <w:spacing w:val="-9"/>
        </w:rPr>
        <w:t xml:space="preserve"> </w:t>
      </w:r>
      <w:r w:rsidRPr="00AF36C7">
        <w:rPr>
          <w:rFonts w:ascii="Abadi" w:hAnsi="Abadi"/>
          <w:spacing w:val="-6"/>
        </w:rPr>
        <w:t>at</w:t>
      </w:r>
      <w:r w:rsidRPr="00AF36C7">
        <w:rPr>
          <w:rFonts w:ascii="Abadi" w:hAnsi="Abadi"/>
          <w:spacing w:val="-7"/>
        </w:rPr>
        <w:t xml:space="preserve"> </w:t>
      </w:r>
      <w:r w:rsidRPr="00AF36C7">
        <w:rPr>
          <w:rFonts w:ascii="Abadi" w:hAnsi="Abadi"/>
          <w:spacing w:val="-6"/>
        </w:rPr>
        <w:t>making</w:t>
      </w:r>
      <w:r w:rsidRPr="00AF36C7">
        <w:rPr>
          <w:rFonts w:ascii="Abadi" w:hAnsi="Abadi"/>
          <w:spacing w:val="-9"/>
        </w:rPr>
        <w:t xml:space="preserve"> </w:t>
      </w:r>
      <w:r w:rsidRPr="00AF36C7">
        <w:rPr>
          <w:rFonts w:ascii="Abadi" w:hAnsi="Abadi"/>
          <w:spacing w:val="-6"/>
        </w:rPr>
        <w:t>a</w:t>
      </w:r>
      <w:r w:rsidRPr="00AF36C7">
        <w:rPr>
          <w:rFonts w:ascii="Abadi" w:hAnsi="Abadi"/>
          <w:spacing w:val="-7"/>
        </w:rPr>
        <w:t xml:space="preserve"> </w:t>
      </w:r>
      <w:r w:rsidRPr="00AF36C7">
        <w:rPr>
          <w:rFonts w:ascii="Abadi" w:hAnsi="Abadi"/>
          <w:spacing w:val="-6"/>
        </w:rPr>
        <w:t>better</w:t>
      </w:r>
      <w:r w:rsidRPr="00AF36C7">
        <w:rPr>
          <w:rFonts w:ascii="Abadi" w:hAnsi="Abadi"/>
          <w:spacing w:val="-10"/>
        </w:rPr>
        <w:t xml:space="preserve"> </w:t>
      </w:r>
      <w:r w:rsidRPr="00AF36C7">
        <w:rPr>
          <w:rFonts w:ascii="Abadi" w:hAnsi="Abadi"/>
          <w:spacing w:val="-6"/>
        </w:rPr>
        <w:t>product, and</w:t>
      </w:r>
      <w:r w:rsidRPr="00AF36C7">
        <w:rPr>
          <w:rFonts w:ascii="Abadi" w:hAnsi="Abadi"/>
          <w:spacing w:val="-7"/>
        </w:rPr>
        <w:t xml:space="preserve"> </w:t>
      </w:r>
      <w:r w:rsidRPr="00AF36C7">
        <w:rPr>
          <w:rFonts w:ascii="Abadi" w:hAnsi="Abadi"/>
          <w:spacing w:val="-6"/>
        </w:rPr>
        <w:t>evidence</w:t>
      </w:r>
      <w:r w:rsidRPr="00AF36C7">
        <w:rPr>
          <w:rFonts w:ascii="Abadi" w:hAnsi="Abadi"/>
          <w:spacing w:val="-9"/>
        </w:rPr>
        <w:t xml:space="preserve"> </w:t>
      </w:r>
      <w:r w:rsidRPr="00AF36C7">
        <w:rPr>
          <w:rFonts w:ascii="Abadi" w:hAnsi="Abadi"/>
          <w:spacing w:val="-6"/>
        </w:rPr>
        <w:t>of</w:t>
      </w:r>
      <w:r w:rsidRPr="00AF36C7">
        <w:rPr>
          <w:rFonts w:ascii="Abadi" w:hAnsi="Abadi"/>
          <w:spacing w:val="-10"/>
        </w:rPr>
        <w:t xml:space="preserve"> </w:t>
      </w:r>
      <w:r w:rsidRPr="00AF36C7">
        <w:rPr>
          <w:rFonts w:ascii="Abadi" w:hAnsi="Abadi"/>
          <w:spacing w:val="-6"/>
        </w:rPr>
        <w:t>the</w:t>
      </w:r>
      <w:r w:rsidRPr="00AF36C7">
        <w:rPr>
          <w:rFonts w:ascii="Abadi" w:hAnsi="Abadi"/>
          <w:spacing w:val="-9"/>
        </w:rPr>
        <w:t xml:space="preserve"> </w:t>
      </w:r>
      <w:r w:rsidRPr="00AF36C7">
        <w:rPr>
          <w:rFonts w:ascii="Abadi" w:hAnsi="Abadi"/>
          <w:spacing w:val="-6"/>
        </w:rPr>
        <w:t>improvement</w:t>
      </w:r>
      <w:r w:rsidRPr="00AF36C7">
        <w:rPr>
          <w:rFonts w:ascii="Abadi" w:hAnsi="Abadi"/>
          <w:spacing w:val="-10"/>
        </w:rPr>
        <w:t xml:space="preserve"> </w:t>
      </w:r>
      <w:r w:rsidRPr="00AF36C7">
        <w:rPr>
          <w:rFonts w:ascii="Abadi" w:hAnsi="Abadi"/>
          <w:spacing w:val="-6"/>
        </w:rPr>
        <w:t>needs</w:t>
      </w:r>
      <w:r w:rsidRPr="00AF36C7">
        <w:rPr>
          <w:rFonts w:ascii="Abadi" w:hAnsi="Abadi"/>
          <w:spacing w:val="-9"/>
        </w:rPr>
        <w:t xml:space="preserve"> </w:t>
      </w:r>
      <w:r w:rsidRPr="00AF36C7">
        <w:rPr>
          <w:rFonts w:ascii="Abadi" w:hAnsi="Abadi"/>
          <w:spacing w:val="-6"/>
        </w:rPr>
        <w:t>to</w:t>
      </w:r>
      <w:r w:rsidRPr="00AF36C7">
        <w:rPr>
          <w:rFonts w:ascii="Abadi" w:hAnsi="Abadi"/>
          <w:spacing w:val="-9"/>
        </w:rPr>
        <w:t xml:space="preserve"> </w:t>
      </w:r>
      <w:r w:rsidRPr="00AF36C7">
        <w:rPr>
          <w:rFonts w:ascii="Abadi" w:hAnsi="Abadi"/>
          <w:spacing w:val="-6"/>
        </w:rPr>
        <w:t xml:space="preserve">be </w:t>
      </w:r>
      <w:r w:rsidRPr="00AF36C7">
        <w:rPr>
          <w:rFonts w:ascii="Abadi" w:hAnsi="Abadi"/>
          <w:spacing w:val="-2"/>
        </w:rPr>
        <w:t>provided.</w:t>
      </w:r>
    </w:p>
    <w:p w14:paraId="7FF88FE9" w14:textId="77777777" w:rsidR="00F65D28" w:rsidRPr="00AF36C7" w:rsidRDefault="00F65D28" w:rsidP="00F65D28">
      <w:pPr>
        <w:pStyle w:val="BodyText"/>
        <w:spacing w:before="162" w:line="292" w:lineRule="auto"/>
        <w:ind w:right="359"/>
        <w:jc w:val="both"/>
        <w:rPr>
          <w:rFonts w:ascii="Abadi" w:hAnsi="Abadi"/>
        </w:rPr>
      </w:pPr>
      <w:r w:rsidRPr="00AF36C7">
        <w:rPr>
          <w:rFonts w:ascii="Abadi" w:hAnsi="Abadi"/>
          <w:spacing w:val="-6"/>
        </w:rPr>
        <w:t>Students</w:t>
      </w:r>
      <w:r w:rsidRPr="00AF36C7">
        <w:rPr>
          <w:rFonts w:ascii="Abadi" w:hAnsi="Abadi"/>
          <w:spacing w:val="-11"/>
        </w:rPr>
        <w:t xml:space="preserve"> </w:t>
      </w:r>
      <w:r w:rsidRPr="00AF36C7">
        <w:rPr>
          <w:rFonts w:ascii="Abadi" w:hAnsi="Abadi"/>
          <w:spacing w:val="-6"/>
        </w:rPr>
        <w:t>may</w:t>
      </w:r>
      <w:r w:rsidRPr="00AF36C7">
        <w:rPr>
          <w:rFonts w:ascii="Abadi" w:hAnsi="Abadi"/>
          <w:spacing w:val="-12"/>
        </w:rPr>
        <w:t xml:space="preserve"> </w:t>
      </w:r>
      <w:r w:rsidRPr="00AF36C7">
        <w:rPr>
          <w:rFonts w:ascii="Abadi" w:hAnsi="Abadi"/>
          <w:spacing w:val="-6"/>
        </w:rPr>
        <w:t>be</w:t>
      </w:r>
      <w:r w:rsidRPr="00AF36C7">
        <w:rPr>
          <w:rFonts w:ascii="Abadi" w:hAnsi="Abadi"/>
          <w:spacing w:val="-11"/>
        </w:rPr>
        <w:t xml:space="preserve"> </w:t>
      </w:r>
      <w:r w:rsidRPr="00AF36C7">
        <w:rPr>
          <w:rFonts w:ascii="Abadi" w:hAnsi="Abadi"/>
          <w:spacing w:val="-6"/>
        </w:rPr>
        <w:t>able</w:t>
      </w:r>
      <w:r w:rsidRPr="00AF36C7">
        <w:rPr>
          <w:rFonts w:ascii="Abadi" w:hAnsi="Abadi"/>
          <w:spacing w:val="-11"/>
        </w:rPr>
        <w:t xml:space="preserve"> </w:t>
      </w:r>
      <w:r w:rsidRPr="00AF36C7">
        <w:rPr>
          <w:rFonts w:ascii="Abadi" w:hAnsi="Abadi"/>
          <w:spacing w:val="-6"/>
        </w:rPr>
        <w:t>to</w:t>
      </w:r>
      <w:r w:rsidRPr="00AF36C7">
        <w:rPr>
          <w:rFonts w:ascii="Abadi" w:hAnsi="Abadi"/>
          <w:spacing w:val="-12"/>
        </w:rPr>
        <w:t xml:space="preserve"> </w:t>
      </w:r>
      <w:r w:rsidRPr="00AF36C7">
        <w:rPr>
          <w:rFonts w:ascii="Abadi" w:hAnsi="Abadi"/>
          <w:spacing w:val="-6"/>
        </w:rPr>
        <w:t>provide</w:t>
      </w:r>
      <w:r w:rsidRPr="00AF36C7">
        <w:rPr>
          <w:rFonts w:ascii="Abadi" w:hAnsi="Abadi"/>
          <w:spacing w:val="-11"/>
        </w:rPr>
        <w:t xml:space="preserve"> </w:t>
      </w:r>
      <w:r w:rsidRPr="00AF36C7">
        <w:rPr>
          <w:rFonts w:ascii="Abadi" w:hAnsi="Abadi"/>
          <w:spacing w:val="-6"/>
        </w:rPr>
        <w:t>sufficient</w:t>
      </w:r>
      <w:r w:rsidRPr="00AF36C7">
        <w:rPr>
          <w:rFonts w:ascii="Abadi" w:hAnsi="Abadi"/>
          <w:spacing w:val="-12"/>
        </w:rPr>
        <w:t xml:space="preserve"> </w:t>
      </w:r>
      <w:r w:rsidRPr="00AF36C7">
        <w:rPr>
          <w:rFonts w:ascii="Abadi" w:hAnsi="Abadi"/>
          <w:spacing w:val="-6"/>
        </w:rPr>
        <w:t>evidence</w:t>
      </w:r>
      <w:r w:rsidRPr="00AF36C7">
        <w:rPr>
          <w:rFonts w:ascii="Abadi" w:hAnsi="Abadi"/>
          <w:spacing w:val="-11"/>
        </w:rPr>
        <w:t xml:space="preserve"> </w:t>
      </w:r>
      <w:r w:rsidRPr="00AF36C7">
        <w:rPr>
          <w:rFonts w:ascii="Abadi" w:hAnsi="Abadi"/>
          <w:spacing w:val="-6"/>
        </w:rPr>
        <w:t>of</w:t>
      </w:r>
      <w:r w:rsidRPr="00AF36C7">
        <w:rPr>
          <w:rFonts w:ascii="Abadi" w:hAnsi="Abadi"/>
          <w:spacing w:val="-12"/>
        </w:rPr>
        <w:t xml:space="preserve"> </w:t>
      </w:r>
      <w:r w:rsidRPr="00AF36C7">
        <w:rPr>
          <w:rFonts w:ascii="Abadi" w:hAnsi="Abadi"/>
          <w:spacing w:val="-6"/>
        </w:rPr>
        <w:t>the</w:t>
      </w:r>
      <w:r w:rsidRPr="00AF36C7">
        <w:rPr>
          <w:rFonts w:ascii="Abadi" w:hAnsi="Abadi"/>
          <w:spacing w:val="-11"/>
        </w:rPr>
        <w:t xml:space="preserve"> </w:t>
      </w:r>
      <w:r w:rsidRPr="00AF36C7">
        <w:rPr>
          <w:rFonts w:ascii="Abadi" w:hAnsi="Abadi"/>
          <w:spacing w:val="-6"/>
        </w:rPr>
        <w:t>development</w:t>
      </w:r>
      <w:r w:rsidRPr="00AF36C7">
        <w:rPr>
          <w:rFonts w:ascii="Abadi" w:hAnsi="Abadi"/>
          <w:spacing w:val="-12"/>
        </w:rPr>
        <w:t xml:space="preserve"> </w:t>
      </w:r>
      <w:r w:rsidRPr="00AF36C7">
        <w:rPr>
          <w:rFonts w:ascii="Abadi" w:hAnsi="Abadi"/>
          <w:spacing w:val="-6"/>
        </w:rPr>
        <w:t>of</w:t>
      </w:r>
      <w:r w:rsidRPr="00AF36C7">
        <w:rPr>
          <w:rFonts w:ascii="Abadi" w:hAnsi="Abadi"/>
          <w:spacing w:val="-12"/>
        </w:rPr>
        <w:t xml:space="preserve"> </w:t>
      </w:r>
      <w:r w:rsidRPr="00AF36C7">
        <w:rPr>
          <w:rFonts w:ascii="Abadi" w:hAnsi="Abadi"/>
          <w:spacing w:val="-6"/>
        </w:rPr>
        <w:t>the</w:t>
      </w:r>
      <w:r w:rsidRPr="00AF36C7">
        <w:rPr>
          <w:rFonts w:ascii="Abadi" w:hAnsi="Abadi"/>
          <w:spacing w:val="-11"/>
        </w:rPr>
        <w:t xml:space="preserve"> </w:t>
      </w:r>
      <w:r w:rsidRPr="00AF36C7">
        <w:rPr>
          <w:rFonts w:ascii="Abadi" w:hAnsi="Abadi"/>
          <w:spacing w:val="-6"/>
        </w:rPr>
        <w:t>outcome.</w:t>
      </w:r>
      <w:r w:rsidRPr="00AF36C7">
        <w:rPr>
          <w:rFonts w:ascii="Abadi" w:hAnsi="Abadi"/>
          <w:spacing w:val="-10"/>
        </w:rPr>
        <w:t xml:space="preserve"> </w:t>
      </w:r>
      <w:r w:rsidRPr="00AF36C7">
        <w:rPr>
          <w:rFonts w:ascii="Abadi" w:hAnsi="Abadi"/>
          <w:spacing w:val="-6"/>
        </w:rPr>
        <w:t>Examples</w:t>
      </w:r>
      <w:r w:rsidRPr="00AF36C7">
        <w:rPr>
          <w:rFonts w:ascii="Abadi" w:hAnsi="Abadi"/>
          <w:spacing w:val="-10"/>
        </w:rPr>
        <w:t xml:space="preserve"> </w:t>
      </w:r>
      <w:r w:rsidRPr="00AF36C7">
        <w:rPr>
          <w:rFonts w:ascii="Abadi" w:hAnsi="Abadi"/>
          <w:spacing w:val="-6"/>
        </w:rPr>
        <w:t>of</w:t>
      </w:r>
      <w:r w:rsidRPr="00AF36C7">
        <w:rPr>
          <w:rFonts w:ascii="Abadi" w:hAnsi="Abadi"/>
          <w:spacing w:val="-12"/>
        </w:rPr>
        <w:t xml:space="preserve"> </w:t>
      </w:r>
      <w:r w:rsidRPr="00AF36C7">
        <w:rPr>
          <w:rFonts w:ascii="Abadi" w:hAnsi="Abadi"/>
          <w:spacing w:val="-6"/>
        </w:rPr>
        <w:t xml:space="preserve">this </w:t>
      </w:r>
      <w:r w:rsidRPr="00AF36C7">
        <w:rPr>
          <w:rFonts w:ascii="Abadi" w:hAnsi="Abadi"/>
        </w:rPr>
        <w:t xml:space="preserve">include annotated screenshots, ‘commit’ messages and comments made within the source files, all </w:t>
      </w:r>
      <w:r w:rsidRPr="00AF36C7">
        <w:rPr>
          <w:rFonts w:ascii="Abadi" w:hAnsi="Abadi"/>
          <w:spacing w:val="-4"/>
        </w:rPr>
        <w:t>related</w:t>
      </w:r>
      <w:r w:rsidRPr="00AF36C7">
        <w:rPr>
          <w:rFonts w:ascii="Abadi" w:hAnsi="Abadi"/>
          <w:spacing w:val="-15"/>
        </w:rPr>
        <w:t xml:space="preserve"> </w:t>
      </w:r>
      <w:r w:rsidRPr="00AF36C7">
        <w:rPr>
          <w:rFonts w:ascii="Abadi" w:hAnsi="Abadi"/>
          <w:spacing w:val="-4"/>
        </w:rPr>
        <w:t>to</w:t>
      </w:r>
      <w:r w:rsidRPr="00AF36C7">
        <w:rPr>
          <w:rFonts w:ascii="Abadi" w:hAnsi="Abadi"/>
          <w:spacing w:val="-14"/>
        </w:rPr>
        <w:t xml:space="preserve"> </w:t>
      </w:r>
      <w:r w:rsidRPr="00AF36C7">
        <w:rPr>
          <w:rFonts w:ascii="Abadi" w:hAnsi="Abadi"/>
          <w:spacing w:val="-4"/>
        </w:rPr>
        <w:t>the</w:t>
      </w:r>
      <w:r w:rsidRPr="00AF36C7">
        <w:rPr>
          <w:rFonts w:ascii="Abadi" w:hAnsi="Abadi"/>
          <w:spacing w:val="-14"/>
        </w:rPr>
        <w:t xml:space="preserve"> </w:t>
      </w:r>
      <w:r w:rsidRPr="00AF36C7">
        <w:rPr>
          <w:rFonts w:ascii="Abadi" w:hAnsi="Abadi"/>
          <w:spacing w:val="-4"/>
        </w:rPr>
        <w:t>outcome.</w:t>
      </w:r>
      <w:r w:rsidRPr="00AF36C7">
        <w:rPr>
          <w:rFonts w:ascii="Abadi" w:hAnsi="Abadi"/>
          <w:spacing w:val="-14"/>
        </w:rPr>
        <w:t xml:space="preserve"> </w:t>
      </w:r>
      <w:r w:rsidRPr="00AF36C7">
        <w:rPr>
          <w:rFonts w:ascii="Abadi" w:hAnsi="Abadi"/>
          <w:spacing w:val="-4"/>
        </w:rPr>
        <w:t>Student</w:t>
      </w:r>
      <w:r w:rsidRPr="00AF36C7">
        <w:rPr>
          <w:rFonts w:ascii="Abadi" w:hAnsi="Abadi"/>
          <w:spacing w:val="-14"/>
        </w:rPr>
        <w:t xml:space="preserve"> </w:t>
      </w:r>
      <w:r w:rsidRPr="00AF36C7">
        <w:rPr>
          <w:rFonts w:ascii="Abadi" w:hAnsi="Abadi"/>
          <w:spacing w:val="-4"/>
        </w:rPr>
        <w:t>evidence</w:t>
      </w:r>
      <w:r w:rsidRPr="00AF36C7">
        <w:rPr>
          <w:rFonts w:ascii="Abadi" w:hAnsi="Abadi"/>
          <w:spacing w:val="-14"/>
        </w:rPr>
        <w:t xml:space="preserve"> </w:t>
      </w:r>
      <w:r w:rsidRPr="00AF36C7">
        <w:rPr>
          <w:rFonts w:ascii="Abadi" w:hAnsi="Abadi"/>
          <w:spacing w:val="-4"/>
        </w:rPr>
        <w:t>does</w:t>
      </w:r>
      <w:r w:rsidRPr="00AF36C7">
        <w:rPr>
          <w:rFonts w:ascii="Abadi" w:hAnsi="Abadi"/>
          <w:spacing w:val="-14"/>
        </w:rPr>
        <w:t xml:space="preserve"> </w:t>
      </w:r>
      <w:r w:rsidRPr="00AF36C7">
        <w:rPr>
          <w:rFonts w:ascii="Abadi" w:hAnsi="Abadi"/>
          <w:spacing w:val="-4"/>
        </w:rPr>
        <w:t>not</w:t>
      </w:r>
      <w:r w:rsidRPr="00AF36C7">
        <w:rPr>
          <w:rFonts w:ascii="Abadi" w:hAnsi="Abadi"/>
          <w:spacing w:val="-14"/>
        </w:rPr>
        <w:t xml:space="preserve"> </w:t>
      </w:r>
      <w:r w:rsidRPr="00AF36C7">
        <w:rPr>
          <w:rFonts w:ascii="Abadi" w:hAnsi="Abadi"/>
          <w:spacing w:val="-4"/>
        </w:rPr>
        <w:t>need</w:t>
      </w:r>
      <w:r w:rsidRPr="00AF36C7">
        <w:rPr>
          <w:rFonts w:ascii="Abadi" w:hAnsi="Abadi"/>
          <w:spacing w:val="-14"/>
        </w:rPr>
        <w:t xml:space="preserve"> </w:t>
      </w:r>
      <w:r w:rsidRPr="00AF36C7">
        <w:rPr>
          <w:rFonts w:ascii="Abadi" w:hAnsi="Abadi"/>
          <w:spacing w:val="-4"/>
        </w:rPr>
        <w:t>to</w:t>
      </w:r>
      <w:r w:rsidRPr="00AF36C7">
        <w:rPr>
          <w:rFonts w:ascii="Abadi" w:hAnsi="Abadi"/>
          <w:spacing w:val="-14"/>
        </w:rPr>
        <w:t xml:space="preserve"> </w:t>
      </w:r>
      <w:r w:rsidRPr="00AF36C7">
        <w:rPr>
          <w:rFonts w:ascii="Abadi" w:hAnsi="Abadi"/>
          <w:spacing w:val="-4"/>
        </w:rPr>
        <w:t>contain</w:t>
      </w:r>
      <w:r w:rsidRPr="00AF36C7">
        <w:rPr>
          <w:rFonts w:ascii="Abadi" w:hAnsi="Abadi"/>
          <w:spacing w:val="-14"/>
        </w:rPr>
        <w:t xml:space="preserve"> </w:t>
      </w:r>
      <w:r w:rsidRPr="00AF36C7">
        <w:rPr>
          <w:rFonts w:ascii="Abadi" w:hAnsi="Abadi"/>
          <w:spacing w:val="-4"/>
        </w:rPr>
        <w:t>all</w:t>
      </w:r>
      <w:r w:rsidRPr="00AF36C7">
        <w:rPr>
          <w:rFonts w:ascii="Abadi" w:hAnsi="Abadi"/>
          <w:spacing w:val="-14"/>
        </w:rPr>
        <w:t xml:space="preserve"> </w:t>
      </w:r>
      <w:r w:rsidRPr="00AF36C7">
        <w:rPr>
          <w:rFonts w:ascii="Abadi" w:hAnsi="Abadi"/>
          <w:spacing w:val="-4"/>
        </w:rPr>
        <w:t>previous</w:t>
      </w:r>
      <w:r w:rsidRPr="00AF36C7">
        <w:rPr>
          <w:rFonts w:ascii="Abadi" w:hAnsi="Abadi"/>
          <w:spacing w:val="-14"/>
        </w:rPr>
        <w:t xml:space="preserve"> </w:t>
      </w:r>
      <w:r w:rsidRPr="00AF36C7">
        <w:rPr>
          <w:rFonts w:ascii="Abadi" w:hAnsi="Abadi"/>
          <w:spacing w:val="-4"/>
        </w:rPr>
        <w:t>versions</w:t>
      </w:r>
      <w:r w:rsidRPr="00AF36C7">
        <w:rPr>
          <w:rFonts w:ascii="Abadi" w:hAnsi="Abadi"/>
          <w:spacing w:val="-15"/>
        </w:rPr>
        <w:t xml:space="preserve"> </w:t>
      </w:r>
      <w:r w:rsidRPr="00AF36C7">
        <w:rPr>
          <w:rFonts w:ascii="Abadi" w:hAnsi="Abadi"/>
          <w:spacing w:val="-4"/>
        </w:rPr>
        <w:t>of</w:t>
      </w:r>
      <w:r w:rsidRPr="00AF36C7">
        <w:rPr>
          <w:rFonts w:ascii="Abadi" w:hAnsi="Abadi"/>
          <w:spacing w:val="-14"/>
        </w:rPr>
        <w:t xml:space="preserve"> </w:t>
      </w:r>
      <w:r w:rsidRPr="00AF36C7">
        <w:rPr>
          <w:rFonts w:ascii="Abadi" w:hAnsi="Abadi"/>
          <w:spacing w:val="-4"/>
        </w:rPr>
        <w:t>the</w:t>
      </w:r>
      <w:r w:rsidRPr="00AF36C7">
        <w:rPr>
          <w:rFonts w:ascii="Abadi" w:hAnsi="Abadi"/>
          <w:spacing w:val="-14"/>
        </w:rPr>
        <w:t xml:space="preserve"> </w:t>
      </w:r>
      <w:r w:rsidRPr="00AF36C7">
        <w:rPr>
          <w:rFonts w:ascii="Abadi" w:hAnsi="Abadi"/>
          <w:spacing w:val="-4"/>
        </w:rPr>
        <w:t>outcome. Evidence</w:t>
      </w:r>
      <w:r w:rsidRPr="00AF36C7">
        <w:rPr>
          <w:rFonts w:ascii="Abadi" w:hAnsi="Abadi"/>
          <w:spacing w:val="-10"/>
        </w:rPr>
        <w:t xml:space="preserve"> </w:t>
      </w:r>
      <w:r w:rsidRPr="00AF36C7">
        <w:rPr>
          <w:rFonts w:ascii="Abadi" w:hAnsi="Abadi"/>
          <w:spacing w:val="-4"/>
        </w:rPr>
        <w:t>should</w:t>
      </w:r>
      <w:r w:rsidRPr="00AF36C7">
        <w:rPr>
          <w:rFonts w:ascii="Abadi" w:hAnsi="Abadi"/>
          <w:spacing w:val="-9"/>
        </w:rPr>
        <w:t xml:space="preserve"> </w:t>
      </w:r>
      <w:r w:rsidRPr="00AF36C7">
        <w:rPr>
          <w:rFonts w:ascii="Abadi" w:hAnsi="Abadi"/>
          <w:spacing w:val="-4"/>
        </w:rPr>
        <w:t>show</w:t>
      </w:r>
      <w:r w:rsidRPr="00AF36C7">
        <w:rPr>
          <w:rFonts w:ascii="Abadi" w:hAnsi="Abadi"/>
          <w:spacing w:val="-12"/>
        </w:rPr>
        <w:t xml:space="preserve"> </w:t>
      </w:r>
      <w:r w:rsidRPr="00AF36C7">
        <w:rPr>
          <w:rFonts w:ascii="Abadi" w:hAnsi="Abadi"/>
          <w:spacing w:val="-4"/>
        </w:rPr>
        <w:t>the</w:t>
      </w:r>
      <w:r w:rsidRPr="00AF36C7">
        <w:rPr>
          <w:rFonts w:ascii="Abadi" w:hAnsi="Abadi"/>
          <w:spacing w:val="-8"/>
        </w:rPr>
        <w:t xml:space="preserve"> </w:t>
      </w:r>
      <w:r w:rsidRPr="00AF36C7">
        <w:rPr>
          <w:rFonts w:ascii="Abadi" w:hAnsi="Abadi"/>
          <w:spacing w:val="-4"/>
        </w:rPr>
        <w:t>existence</w:t>
      </w:r>
      <w:r w:rsidRPr="00AF36C7">
        <w:rPr>
          <w:rFonts w:ascii="Abadi" w:hAnsi="Abadi"/>
          <w:spacing w:val="-8"/>
        </w:rPr>
        <w:t xml:space="preserve"> </w:t>
      </w:r>
      <w:r w:rsidRPr="00AF36C7">
        <w:rPr>
          <w:rFonts w:ascii="Abadi" w:hAnsi="Abadi"/>
          <w:spacing w:val="-4"/>
        </w:rPr>
        <w:t>of</w:t>
      </w:r>
      <w:r w:rsidRPr="00AF36C7">
        <w:rPr>
          <w:rFonts w:ascii="Abadi" w:hAnsi="Abadi"/>
          <w:spacing w:val="-9"/>
        </w:rPr>
        <w:t xml:space="preserve"> </w:t>
      </w:r>
      <w:r w:rsidRPr="00AF36C7">
        <w:rPr>
          <w:rFonts w:ascii="Abadi" w:hAnsi="Abadi"/>
          <w:spacing w:val="-4"/>
        </w:rPr>
        <w:t>previous</w:t>
      </w:r>
      <w:r w:rsidRPr="00AF36C7">
        <w:rPr>
          <w:rFonts w:ascii="Abadi" w:hAnsi="Abadi"/>
          <w:spacing w:val="-7"/>
        </w:rPr>
        <w:t xml:space="preserve"> </w:t>
      </w:r>
      <w:r w:rsidRPr="00AF36C7">
        <w:rPr>
          <w:rFonts w:ascii="Abadi" w:hAnsi="Abadi"/>
          <w:spacing w:val="-4"/>
        </w:rPr>
        <w:t>versions</w:t>
      </w:r>
      <w:r w:rsidRPr="00AF36C7">
        <w:rPr>
          <w:rFonts w:ascii="Abadi" w:hAnsi="Abadi"/>
          <w:spacing w:val="-8"/>
        </w:rPr>
        <w:t xml:space="preserve"> </w:t>
      </w:r>
      <w:r w:rsidRPr="00AF36C7">
        <w:rPr>
          <w:rFonts w:ascii="Abadi" w:hAnsi="Abadi"/>
          <w:spacing w:val="-4"/>
        </w:rPr>
        <w:t>and</w:t>
      </w:r>
      <w:r w:rsidRPr="00AF36C7">
        <w:rPr>
          <w:rFonts w:ascii="Abadi" w:hAnsi="Abadi"/>
          <w:spacing w:val="-9"/>
        </w:rPr>
        <w:t xml:space="preserve"> </w:t>
      </w:r>
      <w:r w:rsidRPr="00AF36C7">
        <w:rPr>
          <w:rFonts w:ascii="Abadi" w:hAnsi="Abadi"/>
          <w:spacing w:val="-4"/>
        </w:rPr>
        <w:t>ensure</w:t>
      </w:r>
      <w:r w:rsidRPr="00AF36C7">
        <w:rPr>
          <w:rFonts w:ascii="Abadi" w:hAnsi="Abadi"/>
          <w:spacing w:val="-10"/>
        </w:rPr>
        <w:t xml:space="preserve"> </w:t>
      </w:r>
      <w:r w:rsidRPr="00AF36C7">
        <w:rPr>
          <w:rFonts w:ascii="Abadi" w:hAnsi="Abadi"/>
          <w:spacing w:val="-4"/>
        </w:rPr>
        <w:t>that</w:t>
      </w:r>
      <w:r w:rsidRPr="00AF36C7">
        <w:rPr>
          <w:rFonts w:ascii="Abadi" w:hAnsi="Abadi"/>
          <w:spacing w:val="-9"/>
        </w:rPr>
        <w:t xml:space="preserve"> </w:t>
      </w:r>
      <w:r w:rsidRPr="00AF36C7">
        <w:rPr>
          <w:rFonts w:ascii="Abadi" w:hAnsi="Abadi"/>
          <w:spacing w:val="-4"/>
        </w:rPr>
        <w:t>the</w:t>
      </w:r>
      <w:r w:rsidRPr="00AF36C7">
        <w:rPr>
          <w:rFonts w:ascii="Abadi" w:hAnsi="Abadi"/>
          <w:spacing w:val="-8"/>
        </w:rPr>
        <w:t xml:space="preserve"> </w:t>
      </w:r>
      <w:r w:rsidRPr="00AF36C7">
        <w:rPr>
          <w:rFonts w:ascii="Abadi" w:hAnsi="Abadi"/>
          <w:spacing w:val="-4"/>
        </w:rPr>
        <w:t>definitive</w:t>
      </w:r>
      <w:r w:rsidRPr="00AF36C7">
        <w:rPr>
          <w:rFonts w:ascii="Abadi" w:hAnsi="Abadi"/>
          <w:spacing w:val="-8"/>
        </w:rPr>
        <w:t xml:space="preserve"> </w:t>
      </w:r>
      <w:r w:rsidRPr="00AF36C7">
        <w:rPr>
          <w:rFonts w:ascii="Abadi" w:hAnsi="Abadi"/>
          <w:spacing w:val="-4"/>
        </w:rPr>
        <w:t>version</w:t>
      </w:r>
      <w:r w:rsidRPr="00AF36C7">
        <w:rPr>
          <w:rFonts w:ascii="Abadi" w:hAnsi="Abadi"/>
          <w:spacing w:val="-9"/>
        </w:rPr>
        <w:t xml:space="preserve"> </w:t>
      </w:r>
      <w:r w:rsidRPr="00AF36C7">
        <w:rPr>
          <w:rFonts w:ascii="Abadi" w:hAnsi="Abadi"/>
          <w:spacing w:val="-4"/>
        </w:rPr>
        <w:t>is</w:t>
      </w:r>
      <w:r w:rsidRPr="00AF36C7">
        <w:rPr>
          <w:rFonts w:ascii="Abadi" w:hAnsi="Abadi"/>
          <w:spacing w:val="-7"/>
        </w:rPr>
        <w:t xml:space="preserve"> </w:t>
      </w:r>
      <w:r w:rsidRPr="00AF36C7">
        <w:rPr>
          <w:rFonts w:ascii="Abadi" w:hAnsi="Abadi"/>
          <w:spacing w:val="-4"/>
        </w:rPr>
        <w:t xml:space="preserve">clearly </w:t>
      </w:r>
      <w:r w:rsidRPr="00AF36C7">
        <w:rPr>
          <w:rFonts w:ascii="Abadi" w:hAnsi="Abadi"/>
          <w:spacing w:val="-2"/>
        </w:rPr>
        <w:t>labelled,</w:t>
      </w:r>
      <w:r w:rsidRPr="00AF36C7">
        <w:rPr>
          <w:rFonts w:ascii="Abadi" w:hAnsi="Abadi"/>
          <w:spacing w:val="-16"/>
        </w:rPr>
        <w:t xml:space="preserve"> </w:t>
      </w:r>
      <w:r w:rsidRPr="00AF36C7">
        <w:rPr>
          <w:rFonts w:ascii="Abadi" w:hAnsi="Abadi"/>
          <w:spacing w:val="-2"/>
        </w:rPr>
        <w:t>to</w:t>
      </w:r>
      <w:r w:rsidRPr="00AF36C7">
        <w:rPr>
          <w:rFonts w:ascii="Abadi" w:hAnsi="Abadi"/>
          <w:spacing w:val="-17"/>
        </w:rPr>
        <w:t xml:space="preserve"> </w:t>
      </w:r>
      <w:r w:rsidRPr="00AF36C7">
        <w:rPr>
          <w:rFonts w:ascii="Abadi" w:hAnsi="Abadi"/>
          <w:spacing w:val="-2"/>
        </w:rPr>
        <w:t>include</w:t>
      </w:r>
      <w:r w:rsidRPr="00AF36C7">
        <w:rPr>
          <w:rFonts w:ascii="Abadi" w:hAnsi="Abadi"/>
          <w:spacing w:val="-16"/>
        </w:rPr>
        <w:t xml:space="preserve"> </w:t>
      </w:r>
      <w:r w:rsidRPr="00AF36C7">
        <w:rPr>
          <w:rFonts w:ascii="Abadi" w:hAnsi="Abadi"/>
          <w:spacing w:val="-2"/>
        </w:rPr>
        <w:t>comments,</w:t>
      </w:r>
      <w:r w:rsidRPr="00AF36C7">
        <w:rPr>
          <w:rFonts w:ascii="Abadi" w:hAnsi="Abadi"/>
          <w:spacing w:val="-14"/>
        </w:rPr>
        <w:t xml:space="preserve"> </w:t>
      </w:r>
      <w:r w:rsidRPr="00AF36C7">
        <w:rPr>
          <w:rFonts w:ascii="Abadi" w:hAnsi="Abadi"/>
          <w:spacing w:val="-2"/>
        </w:rPr>
        <w:t>and</w:t>
      </w:r>
      <w:r w:rsidRPr="00AF36C7">
        <w:rPr>
          <w:rFonts w:ascii="Abadi" w:hAnsi="Abadi"/>
          <w:spacing w:val="-17"/>
        </w:rPr>
        <w:t xml:space="preserve"> </w:t>
      </w:r>
      <w:r w:rsidRPr="00AF36C7">
        <w:rPr>
          <w:rFonts w:ascii="Abadi" w:hAnsi="Abadi"/>
          <w:spacing w:val="-2"/>
        </w:rPr>
        <w:t>that</w:t>
      </w:r>
      <w:r w:rsidRPr="00AF36C7">
        <w:rPr>
          <w:rFonts w:ascii="Abadi" w:hAnsi="Abadi"/>
          <w:spacing w:val="-18"/>
        </w:rPr>
        <w:t xml:space="preserve"> </w:t>
      </w:r>
      <w:r w:rsidRPr="00AF36C7">
        <w:rPr>
          <w:rFonts w:ascii="Abadi" w:hAnsi="Abadi"/>
          <w:spacing w:val="-2"/>
        </w:rPr>
        <w:t>it</w:t>
      </w:r>
      <w:r w:rsidRPr="00AF36C7">
        <w:rPr>
          <w:rFonts w:ascii="Abadi" w:hAnsi="Abadi"/>
          <w:spacing w:val="-13"/>
        </w:rPr>
        <w:t xml:space="preserve"> </w:t>
      </w:r>
      <w:r w:rsidRPr="00AF36C7">
        <w:rPr>
          <w:rFonts w:ascii="Abadi" w:hAnsi="Abadi"/>
          <w:spacing w:val="-2"/>
        </w:rPr>
        <w:t>functions</w:t>
      </w:r>
      <w:r w:rsidRPr="00AF36C7">
        <w:rPr>
          <w:rFonts w:ascii="Abadi" w:hAnsi="Abadi"/>
          <w:spacing w:val="-16"/>
        </w:rPr>
        <w:t xml:space="preserve"> </w:t>
      </w:r>
      <w:r w:rsidRPr="00AF36C7">
        <w:rPr>
          <w:rFonts w:ascii="Abadi" w:hAnsi="Abadi"/>
          <w:spacing w:val="-2"/>
        </w:rPr>
        <w:t>as</w:t>
      </w:r>
      <w:r w:rsidRPr="00AF36C7">
        <w:rPr>
          <w:rFonts w:ascii="Abadi" w:hAnsi="Abadi"/>
          <w:spacing w:val="-14"/>
        </w:rPr>
        <w:t xml:space="preserve"> </w:t>
      </w:r>
      <w:r w:rsidRPr="00AF36C7">
        <w:rPr>
          <w:rFonts w:ascii="Abadi" w:hAnsi="Abadi"/>
          <w:spacing w:val="-2"/>
        </w:rPr>
        <w:t>expected.</w:t>
      </w:r>
    </w:p>
    <w:p w14:paraId="47206794" w14:textId="77777777" w:rsidR="00F65D28" w:rsidRPr="00AF36C7" w:rsidRDefault="00F65D28" w:rsidP="00F65D28">
      <w:pPr>
        <w:pStyle w:val="BodyText"/>
        <w:spacing w:before="107"/>
        <w:rPr>
          <w:rFonts w:ascii="Abadi" w:hAnsi="Abadi"/>
        </w:rPr>
      </w:pPr>
    </w:p>
    <w:p w14:paraId="4132771A" w14:textId="77777777" w:rsidR="00F65D28" w:rsidRPr="00AF36C7" w:rsidRDefault="00F65D28" w:rsidP="00F65D28">
      <w:pPr>
        <w:pStyle w:val="BodyText"/>
        <w:spacing w:line="292" w:lineRule="auto"/>
        <w:ind w:right="520"/>
        <w:rPr>
          <w:rFonts w:ascii="Abadi" w:hAnsi="Abadi"/>
        </w:rPr>
      </w:pPr>
      <w:r w:rsidRPr="00AF36C7">
        <w:rPr>
          <w:rFonts w:ascii="Abadi" w:hAnsi="Abadi"/>
          <w:spacing w:val="-4"/>
        </w:rPr>
        <w:t>Final</w:t>
      </w:r>
      <w:r w:rsidRPr="00AF36C7">
        <w:rPr>
          <w:rFonts w:ascii="Abadi" w:hAnsi="Abadi"/>
          <w:spacing w:val="-25"/>
        </w:rPr>
        <w:t xml:space="preserve"> </w:t>
      </w:r>
      <w:r w:rsidRPr="00AF36C7">
        <w:rPr>
          <w:rFonts w:ascii="Abadi" w:hAnsi="Abadi"/>
          <w:spacing w:val="-4"/>
        </w:rPr>
        <w:t>grades</w:t>
      </w:r>
      <w:r w:rsidRPr="00AF36C7">
        <w:rPr>
          <w:rFonts w:ascii="Abadi" w:hAnsi="Abadi"/>
          <w:spacing w:val="-23"/>
        </w:rPr>
        <w:t xml:space="preserve"> </w:t>
      </w:r>
      <w:r w:rsidRPr="00AF36C7">
        <w:rPr>
          <w:rFonts w:ascii="Abadi" w:hAnsi="Abadi"/>
          <w:spacing w:val="-4"/>
        </w:rPr>
        <w:t>will</w:t>
      </w:r>
      <w:r w:rsidRPr="00AF36C7">
        <w:rPr>
          <w:rFonts w:ascii="Abadi" w:hAnsi="Abadi"/>
          <w:spacing w:val="-24"/>
        </w:rPr>
        <w:t xml:space="preserve"> </w:t>
      </w:r>
      <w:r w:rsidRPr="00AF36C7">
        <w:rPr>
          <w:rFonts w:ascii="Abadi" w:hAnsi="Abadi"/>
          <w:spacing w:val="-4"/>
        </w:rPr>
        <w:t>be</w:t>
      </w:r>
      <w:r w:rsidRPr="00AF36C7">
        <w:rPr>
          <w:rFonts w:ascii="Abadi" w:hAnsi="Abadi"/>
          <w:spacing w:val="-24"/>
        </w:rPr>
        <w:t xml:space="preserve"> </w:t>
      </w:r>
      <w:r w:rsidRPr="00AF36C7">
        <w:rPr>
          <w:rFonts w:ascii="Abadi" w:hAnsi="Abadi"/>
          <w:spacing w:val="-4"/>
        </w:rPr>
        <w:t>determined</w:t>
      </w:r>
      <w:r w:rsidRPr="00AF36C7">
        <w:rPr>
          <w:rFonts w:ascii="Abadi" w:hAnsi="Abadi"/>
          <w:spacing w:val="-25"/>
        </w:rPr>
        <w:t xml:space="preserve"> </w:t>
      </w:r>
      <w:r w:rsidRPr="00AF36C7">
        <w:rPr>
          <w:rFonts w:ascii="Abadi" w:hAnsi="Abadi"/>
          <w:spacing w:val="-4"/>
        </w:rPr>
        <w:t>on</w:t>
      </w:r>
      <w:r w:rsidRPr="00AF36C7">
        <w:rPr>
          <w:rFonts w:ascii="Abadi" w:hAnsi="Abadi"/>
          <w:spacing w:val="-26"/>
        </w:rPr>
        <w:t xml:space="preserve"> </w:t>
      </w:r>
      <w:r w:rsidRPr="00AF36C7">
        <w:rPr>
          <w:rFonts w:ascii="Abadi" w:hAnsi="Abadi"/>
          <w:spacing w:val="-4"/>
        </w:rPr>
        <w:t>a</w:t>
      </w:r>
      <w:r w:rsidRPr="00AF36C7">
        <w:rPr>
          <w:rFonts w:ascii="Abadi" w:hAnsi="Abadi"/>
          <w:spacing w:val="-22"/>
        </w:rPr>
        <w:t xml:space="preserve"> </w:t>
      </w:r>
      <w:r w:rsidRPr="00AF36C7">
        <w:rPr>
          <w:rFonts w:ascii="Abadi" w:hAnsi="Abadi"/>
          <w:spacing w:val="-4"/>
        </w:rPr>
        <w:t>holistic</w:t>
      </w:r>
      <w:r w:rsidRPr="00AF36C7">
        <w:rPr>
          <w:rFonts w:ascii="Abadi" w:hAnsi="Abadi"/>
          <w:spacing w:val="-24"/>
        </w:rPr>
        <w:t xml:space="preserve"> </w:t>
      </w:r>
      <w:r w:rsidRPr="00AF36C7">
        <w:rPr>
          <w:rFonts w:ascii="Abadi" w:hAnsi="Abadi"/>
          <w:spacing w:val="-4"/>
        </w:rPr>
        <w:t>examination</w:t>
      </w:r>
      <w:r w:rsidRPr="00AF36C7">
        <w:rPr>
          <w:rFonts w:ascii="Abadi" w:hAnsi="Abadi"/>
          <w:spacing w:val="-23"/>
        </w:rPr>
        <w:t xml:space="preserve"> </w:t>
      </w:r>
      <w:r w:rsidRPr="00AF36C7">
        <w:rPr>
          <w:rFonts w:ascii="Abadi" w:hAnsi="Abadi"/>
          <w:spacing w:val="-4"/>
        </w:rPr>
        <w:t>of</w:t>
      </w:r>
      <w:r w:rsidRPr="00AF36C7">
        <w:rPr>
          <w:rFonts w:ascii="Abadi" w:hAnsi="Abadi"/>
          <w:spacing w:val="-26"/>
        </w:rPr>
        <w:t xml:space="preserve"> </w:t>
      </w:r>
      <w:r w:rsidRPr="00AF36C7">
        <w:rPr>
          <w:rFonts w:ascii="Abadi" w:hAnsi="Abadi"/>
          <w:spacing w:val="-4"/>
        </w:rPr>
        <w:t>the</w:t>
      </w:r>
      <w:r w:rsidRPr="00AF36C7">
        <w:rPr>
          <w:rFonts w:ascii="Abadi" w:hAnsi="Abadi"/>
          <w:spacing w:val="-24"/>
        </w:rPr>
        <w:t xml:space="preserve"> </w:t>
      </w:r>
      <w:r w:rsidRPr="00AF36C7">
        <w:rPr>
          <w:rFonts w:ascii="Abadi" w:hAnsi="Abadi"/>
          <w:spacing w:val="-4"/>
        </w:rPr>
        <w:t>evidence</w:t>
      </w:r>
      <w:r w:rsidRPr="00AF36C7">
        <w:rPr>
          <w:rFonts w:ascii="Abadi" w:hAnsi="Abadi"/>
          <w:spacing w:val="-24"/>
        </w:rPr>
        <w:t xml:space="preserve"> </w:t>
      </w:r>
      <w:r w:rsidRPr="00AF36C7">
        <w:rPr>
          <w:rFonts w:ascii="Abadi" w:hAnsi="Abadi"/>
          <w:spacing w:val="-4"/>
        </w:rPr>
        <w:t>provided</w:t>
      </w:r>
      <w:r w:rsidRPr="00AF36C7">
        <w:rPr>
          <w:rFonts w:ascii="Abadi" w:hAnsi="Abadi"/>
          <w:spacing w:val="-25"/>
        </w:rPr>
        <w:t xml:space="preserve"> </w:t>
      </w:r>
      <w:r w:rsidRPr="00AF36C7">
        <w:rPr>
          <w:rFonts w:ascii="Abadi" w:hAnsi="Abadi"/>
          <w:spacing w:val="-4"/>
        </w:rPr>
        <w:t>against</w:t>
      </w:r>
      <w:r w:rsidRPr="00AF36C7">
        <w:rPr>
          <w:rFonts w:ascii="Abadi" w:hAnsi="Abadi"/>
          <w:spacing w:val="-23"/>
        </w:rPr>
        <w:t xml:space="preserve"> </w:t>
      </w:r>
      <w:r w:rsidRPr="00AF36C7">
        <w:rPr>
          <w:rFonts w:ascii="Abadi" w:hAnsi="Abadi"/>
          <w:spacing w:val="-4"/>
        </w:rPr>
        <w:t>the</w:t>
      </w:r>
      <w:r w:rsidRPr="00AF36C7">
        <w:rPr>
          <w:rFonts w:ascii="Abadi" w:hAnsi="Abadi"/>
          <w:spacing w:val="-22"/>
        </w:rPr>
        <w:t xml:space="preserve"> </w:t>
      </w:r>
      <w:r w:rsidRPr="00AF36C7">
        <w:rPr>
          <w:rFonts w:ascii="Abadi" w:hAnsi="Abadi"/>
          <w:spacing w:val="-4"/>
        </w:rPr>
        <w:t>criteria</w:t>
      </w:r>
      <w:r w:rsidRPr="00AF36C7">
        <w:rPr>
          <w:rFonts w:ascii="Abadi" w:hAnsi="Abadi"/>
          <w:spacing w:val="-25"/>
        </w:rPr>
        <w:t xml:space="preserve"> </w:t>
      </w:r>
      <w:r w:rsidRPr="00AF36C7">
        <w:rPr>
          <w:rFonts w:ascii="Abadi" w:hAnsi="Abadi"/>
          <w:spacing w:val="-4"/>
        </w:rPr>
        <w:t xml:space="preserve">in </w:t>
      </w:r>
      <w:r w:rsidRPr="00AF36C7">
        <w:rPr>
          <w:rFonts w:ascii="Abadi" w:hAnsi="Abadi"/>
        </w:rPr>
        <w:t>the achievement standard.</w:t>
      </w:r>
    </w:p>
    <w:p w14:paraId="480FEE39" w14:textId="77777777" w:rsidR="00F65D28" w:rsidRPr="00AF36C7" w:rsidRDefault="00F65D28" w:rsidP="00F65D28">
      <w:pPr>
        <w:spacing w:before="163"/>
        <w:rPr>
          <w:rFonts w:ascii="Abadi" w:hAnsi="Abadi"/>
          <w:b/>
          <w:i/>
        </w:rPr>
      </w:pPr>
      <w:r w:rsidRPr="00AF36C7">
        <w:rPr>
          <w:rFonts w:ascii="Abadi" w:hAnsi="Abadi"/>
          <w:b/>
          <w:i/>
          <w:spacing w:val="-2"/>
        </w:rPr>
        <w:t>Comments:</w:t>
      </w:r>
    </w:p>
    <w:p w14:paraId="6A12CE69" w14:textId="77777777" w:rsidR="00F65D28" w:rsidRPr="00AF36C7" w:rsidRDefault="00F65D28">
      <w:pPr>
        <w:rPr>
          <w:rFonts w:ascii="Abadi" w:hAnsi="Abadi" w:cs="Mangal Pro"/>
          <w:b/>
          <w:bCs/>
          <w:sz w:val="28"/>
          <w:szCs w:val="28"/>
        </w:rPr>
      </w:pPr>
      <w:r w:rsidRPr="00AF36C7">
        <w:rPr>
          <w:rFonts w:ascii="Abadi" w:hAnsi="Abadi" w:cs="Mangal Pro"/>
          <w:b/>
          <w:bCs/>
          <w:sz w:val="28"/>
          <w:szCs w:val="28"/>
        </w:rPr>
        <w:br w:type="page"/>
      </w:r>
    </w:p>
    <w:p w14:paraId="662EB4AC" w14:textId="257A90D4" w:rsidR="008D1846" w:rsidRPr="00AF36C7" w:rsidRDefault="008D1846" w:rsidP="00BA3ECB">
      <w:pPr>
        <w:spacing w:line="276" w:lineRule="auto"/>
        <w:jc w:val="center"/>
        <w:rPr>
          <w:rFonts w:ascii="Abadi" w:hAnsi="Abadi" w:cs="Mangal Pro"/>
          <w:b/>
          <w:bCs/>
          <w:sz w:val="28"/>
          <w:szCs w:val="28"/>
        </w:rPr>
      </w:pPr>
      <w:r w:rsidRPr="00AF36C7">
        <w:rPr>
          <w:rFonts w:ascii="Abadi" w:hAnsi="Abadi" w:cs="Mangal Pro"/>
          <w:b/>
          <w:bCs/>
          <w:sz w:val="28"/>
          <w:szCs w:val="28"/>
        </w:rPr>
        <w:lastRenderedPageBreak/>
        <w:t>Digital Technologies</w:t>
      </w:r>
    </w:p>
    <w:p w14:paraId="0B566B3A" w14:textId="77777777" w:rsidR="008A7857" w:rsidRPr="00AF36C7" w:rsidRDefault="008A7857" w:rsidP="00BA3ECB">
      <w:pPr>
        <w:spacing w:line="276" w:lineRule="auto"/>
        <w:jc w:val="center"/>
        <w:rPr>
          <w:rFonts w:ascii="Abadi" w:hAnsi="Abadi" w:cs="Mangal Pro"/>
          <w:b/>
          <w:bCs/>
        </w:rPr>
      </w:pPr>
      <w:r w:rsidRPr="00AF36C7">
        <w:rPr>
          <w:rFonts w:ascii="Abadi" w:hAnsi="Abadi" w:cs="Mangal Pro"/>
          <w:b/>
          <w:bCs/>
        </w:rPr>
        <w:t>Evidence – Develop a Digital Outcome AS91903</w:t>
      </w:r>
    </w:p>
    <w:p w14:paraId="237E8472" w14:textId="2996AEF4" w:rsidR="003D63B9" w:rsidRPr="00AF36C7" w:rsidRDefault="00386089" w:rsidP="00CF0251">
      <w:pPr>
        <w:spacing w:line="276" w:lineRule="auto"/>
        <w:jc w:val="center"/>
        <w:rPr>
          <w:rFonts w:ascii="Abadi" w:hAnsi="Abadi" w:cs="Mangal Pro"/>
        </w:rPr>
      </w:pPr>
      <w:r w:rsidRPr="00AF36C7">
        <w:rPr>
          <w:rFonts w:ascii="Abadi" w:hAnsi="Abadi" w:cs="Mangal Pro"/>
          <w:b/>
          <w:bCs/>
        </w:rPr>
        <w:t>Digital Outcome Website</w:t>
      </w:r>
      <w:r w:rsidR="00F270BA" w:rsidRPr="00AF36C7">
        <w:rPr>
          <w:rFonts w:ascii="Abadi" w:hAnsi="Abadi" w:cs="Mangal Pro"/>
          <w:b/>
          <w:bCs/>
        </w:rPr>
        <w:t>:</w:t>
      </w:r>
      <w:r w:rsidR="00EE1C7F" w:rsidRPr="00AF36C7">
        <w:rPr>
          <w:rFonts w:ascii="Abadi" w:hAnsi="Abadi" w:cs="Mangal Pro"/>
          <w:b/>
          <w:bCs/>
        </w:rPr>
        <w:t xml:space="preserve"> </w:t>
      </w:r>
      <w:hyperlink r:id="rId13" w:history="1">
        <w:r w:rsidR="00EE1C7F" w:rsidRPr="00AF36C7">
          <w:rPr>
            <w:rStyle w:val="Hyperlink"/>
            <w:rFonts w:ascii="Abadi" w:hAnsi="Abadi" w:cs="Mangal Pro"/>
          </w:rPr>
          <w:t>https://github.com/sawwamii/TimeCheck-</w:t>
        </w:r>
      </w:hyperlink>
    </w:p>
    <w:p w14:paraId="2E6FEB1B" w14:textId="1F4EDDCF" w:rsidR="00C81DCF" w:rsidRPr="00AF36C7" w:rsidRDefault="00B1189D" w:rsidP="00BA3ECB">
      <w:pPr>
        <w:spacing w:line="276" w:lineRule="auto"/>
        <w:jc w:val="both"/>
        <w:rPr>
          <w:rFonts w:ascii="Abadi" w:hAnsi="Abadi" w:cs="Mangal Pro"/>
          <w:sz w:val="22"/>
          <w:szCs w:val="22"/>
        </w:rPr>
      </w:pPr>
      <w:r w:rsidRPr="00AF36C7">
        <w:rPr>
          <w:rFonts w:ascii="Abadi" w:hAnsi="Abadi" w:cs="Mangal Pro"/>
          <w:sz w:val="22"/>
          <w:szCs w:val="22"/>
        </w:rPr>
        <w:t>The</w:t>
      </w:r>
      <w:r w:rsidR="00D42A8D" w:rsidRPr="00AF36C7">
        <w:rPr>
          <w:rFonts w:ascii="Abadi" w:hAnsi="Abadi" w:cs="Mangal Pro"/>
          <w:sz w:val="22"/>
          <w:szCs w:val="22"/>
        </w:rPr>
        <w:t xml:space="preserve"> website</w:t>
      </w:r>
      <w:r w:rsidR="00C755A2" w:rsidRPr="00AF36C7">
        <w:rPr>
          <w:rFonts w:ascii="Abadi" w:hAnsi="Abadi" w:cs="Mangal Pro"/>
          <w:sz w:val="22"/>
          <w:szCs w:val="22"/>
        </w:rPr>
        <w:t xml:space="preserve"> </w:t>
      </w:r>
      <w:r w:rsidRPr="00AF36C7">
        <w:rPr>
          <w:rFonts w:ascii="Abadi" w:hAnsi="Abadi" w:cs="Mangal Pro"/>
          <w:sz w:val="22"/>
          <w:szCs w:val="22"/>
        </w:rPr>
        <w:t>I developed</w:t>
      </w:r>
      <w:r w:rsidR="006747A0" w:rsidRPr="00AF36C7">
        <w:rPr>
          <w:rFonts w:ascii="Abadi" w:hAnsi="Abadi" w:cs="Mangal Pro"/>
          <w:sz w:val="22"/>
          <w:szCs w:val="22"/>
        </w:rPr>
        <w:t xml:space="preserve"> called </w:t>
      </w:r>
      <w:r w:rsidR="006747A0" w:rsidRPr="00AF36C7">
        <w:rPr>
          <w:rFonts w:ascii="Abadi" w:hAnsi="Abadi" w:cs="Mangal Pro"/>
          <w:b/>
          <w:bCs/>
          <w:sz w:val="22"/>
          <w:szCs w:val="22"/>
        </w:rPr>
        <w:t>TimeCheck</w:t>
      </w:r>
      <w:r w:rsidRPr="00AF36C7">
        <w:rPr>
          <w:rFonts w:ascii="Abadi" w:hAnsi="Abadi" w:cs="Mangal Pro"/>
          <w:sz w:val="22"/>
          <w:szCs w:val="22"/>
        </w:rPr>
        <w:t xml:space="preserve"> </w:t>
      </w:r>
      <w:r w:rsidR="00C755A2" w:rsidRPr="00AF36C7">
        <w:rPr>
          <w:rFonts w:ascii="Abadi" w:hAnsi="Abadi" w:cs="Mangal Pro"/>
          <w:sz w:val="22"/>
          <w:szCs w:val="22"/>
        </w:rPr>
        <w:t xml:space="preserve">is about how New Zealand children can switch their daily digital </w:t>
      </w:r>
      <w:r w:rsidR="00C755A2" w:rsidRPr="00B61874">
        <w:rPr>
          <w:rFonts w:ascii="Abadi" w:hAnsi="Abadi" w:cs="Mangal Pro"/>
          <w:sz w:val="22"/>
          <w:szCs w:val="22"/>
        </w:rPr>
        <w:t>screen</w:t>
      </w:r>
      <w:r w:rsidR="008E15E4">
        <w:rPr>
          <w:rFonts w:ascii="Abadi" w:hAnsi="Abadi" w:cs="Mangal Pro"/>
          <w:sz w:val="22"/>
          <w:szCs w:val="22"/>
        </w:rPr>
        <w:t xml:space="preserve"> </w:t>
      </w:r>
      <w:r w:rsidR="00C755A2" w:rsidRPr="00B61874">
        <w:rPr>
          <w:rFonts w:ascii="Abadi" w:hAnsi="Abadi" w:cs="Mangal Pro"/>
          <w:sz w:val="22"/>
          <w:szCs w:val="22"/>
        </w:rPr>
        <w:t>time</w:t>
      </w:r>
      <w:r w:rsidR="00C755A2" w:rsidRPr="00AF36C7">
        <w:rPr>
          <w:rFonts w:ascii="Abadi" w:hAnsi="Abadi" w:cs="Mangal Pro"/>
          <w:sz w:val="22"/>
          <w:szCs w:val="22"/>
        </w:rPr>
        <w:t xml:space="preserve"> </w:t>
      </w:r>
      <w:r w:rsidR="00C81DCF" w:rsidRPr="00AF36C7">
        <w:rPr>
          <w:rFonts w:ascii="Abadi" w:hAnsi="Abadi" w:cs="Mangal Pro"/>
          <w:sz w:val="22"/>
          <w:szCs w:val="22"/>
        </w:rPr>
        <w:t>in</w:t>
      </w:r>
      <w:r w:rsidR="00C755A2" w:rsidRPr="00AF36C7">
        <w:rPr>
          <w:rFonts w:ascii="Abadi" w:hAnsi="Abadi" w:cs="Mangal Pro"/>
          <w:sz w:val="22"/>
          <w:szCs w:val="22"/>
        </w:rPr>
        <w:t>to</w:t>
      </w:r>
      <w:r w:rsidR="00C81DCF" w:rsidRPr="00AF36C7">
        <w:rPr>
          <w:rFonts w:ascii="Abadi" w:hAnsi="Abadi" w:cs="Mangal Pro"/>
          <w:sz w:val="22"/>
          <w:szCs w:val="22"/>
        </w:rPr>
        <w:t xml:space="preserve"> doing</w:t>
      </w:r>
      <w:r w:rsidR="00C755A2" w:rsidRPr="00AF36C7">
        <w:rPr>
          <w:rFonts w:ascii="Abadi" w:hAnsi="Abadi" w:cs="Mangal Pro"/>
          <w:sz w:val="22"/>
          <w:szCs w:val="22"/>
        </w:rPr>
        <w:t xml:space="preserve"> </w:t>
      </w:r>
      <w:r w:rsidR="00C336B6" w:rsidRPr="00AF36C7">
        <w:rPr>
          <w:rFonts w:ascii="Abadi" w:hAnsi="Abadi" w:cs="Mangal Pro"/>
          <w:sz w:val="22"/>
          <w:szCs w:val="22"/>
        </w:rPr>
        <w:t>creative and fun recreational activities</w:t>
      </w:r>
      <w:r w:rsidR="00C81DCF" w:rsidRPr="00AF36C7">
        <w:rPr>
          <w:rFonts w:ascii="Abadi" w:hAnsi="Abadi" w:cs="Mangal Pro"/>
          <w:sz w:val="22"/>
          <w:szCs w:val="22"/>
        </w:rPr>
        <w:t xml:space="preserve">. </w:t>
      </w:r>
      <w:r w:rsidR="00F449B2" w:rsidRPr="00AF36C7">
        <w:rPr>
          <w:rFonts w:ascii="Abadi" w:hAnsi="Abadi" w:cs="Mangal Pro"/>
          <w:sz w:val="22"/>
          <w:szCs w:val="22"/>
        </w:rPr>
        <w:t xml:space="preserve">It aims to let </w:t>
      </w:r>
      <w:r w:rsidR="00BC0B87" w:rsidRPr="00AF36C7">
        <w:rPr>
          <w:rFonts w:ascii="Abadi" w:hAnsi="Abadi" w:cs="Mangal Pro"/>
          <w:sz w:val="22"/>
          <w:szCs w:val="22"/>
        </w:rPr>
        <w:t xml:space="preserve">them discover activities that </w:t>
      </w:r>
      <w:r w:rsidR="00560A31" w:rsidRPr="00AF36C7">
        <w:rPr>
          <w:rFonts w:ascii="Abadi" w:hAnsi="Abadi" w:cs="Mangal Pro"/>
          <w:sz w:val="22"/>
          <w:szCs w:val="22"/>
        </w:rPr>
        <w:t xml:space="preserve">pique their interest </w:t>
      </w:r>
      <w:r w:rsidR="00E237C5" w:rsidRPr="00AF36C7">
        <w:rPr>
          <w:rFonts w:ascii="Abadi" w:hAnsi="Abadi" w:cs="Mangal Pro"/>
          <w:sz w:val="22"/>
          <w:szCs w:val="22"/>
        </w:rPr>
        <w:t xml:space="preserve">by inputting the number of hours they spent on apps on their mobile phones or gadgets every day. It addresses the problem </w:t>
      </w:r>
      <w:r w:rsidR="00EC558F" w:rsidRPr="00AF36C7">
        <w:rPr>
          <w:rFonts w:ascii="Abadi" w:hAnsi="Abadi" w:cs="Mangal Pro"/>
          <w:sz w:val="22"/>
          <w:szCs w:val="22"/>
        </w:rPr>
        <w:t xml:space="preserve">studied by the University of Otago wherein </w:t>
      </w:r>
      <w:r w:rsidR="0099158E" w:rsidRPr="00AF36C7">
        <w:rPr>
          <w:rFonts w:ascii="Abadi" w:hAnsi="Abadi" w:cs="Mangal Pro"/>
          <w:sz w:val="22"/>
          <w:szCs w:val="22"/>
        </w:rPr>
        <w:t>most New Zealand children at the age of 12 years old</w:t>
      </w:r>
      <w:r w:rsidR="00BF209D" w:rsidRPr="00AF36C7">
        <w:rPr>
          <w:rFonts w:ascii="Abadi" w:hAnsi="Abadi" w:cs="Mangal Pro"/>
          <w:sz w:val="22"/>
          <w:szCs w:val="22"/>
        </w:rPr>
        <w:t xml:space="preserve"> spend a third of their after-school time on their mobile phones</w:t>
      </w:r>
      <w:r w:rsidR="005436B7" w:rsidRPr="00AF36C7">
        <w:rPr>
          <w:rFonts w:ascii="Abadi" w:hAnsi="Abadi" w:cs="Mangal Pro"/>
          <w:sz w:val="22"/>
          <w:szCs w:val="22"/>
        </w:rPr>
        <w:t xml:space="preserve">, often exceeding 8 p.m., which contributes </w:t>
      </w:r>
      <w:r w:rsidR="006A78E1" w:rsidRPr="00AF36C7">
        <w:rPr>
          <w:rFonts w:ascii="Abadi" w:hAnsi="Abadi" w:cs="Mangal Pro"/>
          <w:sz w:val="22"/>
          <w:szCs w:val="22"/>
        </w:rPr>
        <w:t xml:space="preserve">to damaging their well-being. </w:t>
      </w:r>
      <w:r w:rsidR="00371673" w:rsidRPr="00AF36C7">
        <w:rPr>
          <w:rFonts w:ascii="Abadi" w:hAnsi="Abadi" w:cs="Mangal Pro"/>
          <w:sz w:val="22"/>
          <w:szCs w:val="22"/>
        </w:rPr>
        <w:t xml:space="preserve">Mostly, </w:t>
      </w:r>
      <w:r w:rsidR="00CF0251" w:rsidRPr="00AF36C7">
        <w:rPr>
          <w:rFonts w:ascii="Abadi" w:hAnsi="Abadi" w:cs="Mangal Pro"/>
          <w:sz w:val="22"/>
          <w:szCs w:val="22"/>
        </w:rPr>
        <w:t>TimeCheck</w:t>
      </w:r>
      <w:r w:rsidR="00F414E5" w:rsidRPr="00AF36C7">
        <w:rPr>
          <w:rFonts w:ascii="Abadi" w:hAnsi="Abadi" w:cs="Mangal Pro"/>
          <w:sz w:val="22"/>
          <w:szCs w:val="22"/>
        </w:rPr>
        <w:t xml:space="preserve"> targets</w:t>
      </w:r>
      <w:r w:rsidR="001F15D6" w:rsidRPr="00AF36C7">
        <w:rPr>
          <w:rFonts w:ascii="Abadi" w:hAnsi="Abadi" w:cs="Mangal Pro"/>
          <w:sz w:val="22"/>
          <w:szCs w:val="22"/>
        </w:rPr>
        <w:t xml:space="preserve"> New Zealand children between ages 8 to 15 years old</w:t>
      </w:r>
      <w:r w:rsidR="00D3676A" w:rsidRPr="00AF36C7">
        <w:rPr>
          <w:rFonts w:ascii="Abadi" w:hAnsi="Abadi" w:cs="Mangal Pro"/>
          <w:sz w:val="22"/>
          <w:szCs w:val="22"/>
        </w:rPr>
        <w:t xml:space="preserve"> who </w:t>
      </w:r>
      <w:r w:rsidR="00F414E5" w:rsidRPr="00AF36C7">
        <w:rPr>
          <w:rFonts w:ascii="Abadi" w:hAnsi="Abadi" w:cs="Mangal Pro"/>
          <w:sz w:val="22"/>
          <w:szCs w:val="22"/>
        </w:rPr>
        <w:t xml:space="preserve">spend their entire afternoon glued to their </w:t>
      </w:r>
      <w:r w:rsidR="00F14C8A" w:rsidRPr="00AF36C7">
        <w:rPr>
          <w:rFonts w:ascii="Abadi" w:hAnsi="Abadi" w:cs="Mangal Pro"/>
          <w:sz w:val="22"/>
          <w:szCs w:val="22"/>
        </w:rPr>
        <w:t xml:space="preserve">mobile </w:t>
      </w:r>
      <w:r w:rsidR="00F414E5" w:rsidRPr="00AF36C7">
        <w:rPr>
          <w:rFonts w:ascii="Abadi" w:hAnsi="Abadi" w:cs="Mangal Pro"/>
          <w:sz w:val="22"/>
          <w:szCs w:val="22"/>
        </w:rPr>
        <w:t>phones and gadgets.</w:t>
      </w:r>
    </w:p>
    <w:p w14:paraId="6EEF96DA" w14:textId="1012A8AD" w:rsidR="009E32CE" w:rsidRPr="00AF36C7" w:rsidRDefault="00992610" w:rsidP="00BA3ECB">
      <w:pPr>
        <w:spacing w:line="276" w:lineRule="auto"/>
        <w:jc w:val="both"/>
        <w:rPr>
          <w:rFonts w:ascii="Abadi" w:hAnsi="Abadi" w:cs="Mangal Pro"/>
          <w:b/>
          <w:bCs/>
          <w:sz w:val="22"/>
          <w:szCs w:val="22"/>
        </w:rPr>
      </w:pPr>
      <w:r w:rsidRPr="00AF36C7">
        <w:rPr>
          <w:rFonts w:ascii="Abadi" w:hAnsi="Abadi" w:cs="Mangal Pro"/>
          <w:b/>
          <w:bCs/>
          <w:sz w:val="22"/>
          <w:szCs w:val="22"/>
        </w:rPr>
        <w:t xml:space="preserve">I. </w:t>
      </w:r>
      <w:r w:rsidR="009E32CE" w:rsidRPr="00AF36C7">
        <w:rPr>
          <w:rFonts w:ascii="Abadi" w:hAnsi="Abadi" w:cs="Mangal Pro"/>
          <w:b/>
          <w:bCs/>
          <w:sz w:val="22"/>
          <w:szCs w:val="22"/>
        </w:rPr>
        <w:t>Project Management</w:t>
      </w:r>
    </w:p>
    <w:p w14:paraId="2808BA9F" w14:textId="05669F8D" w:rsidR="00C81DCF" w:rsidRPr="00AF36C7" w:rsidRDefault="00324251" w:rsidP="00BA3ECB">
      <w:pPr>
        <w:spacing w:line="276" w:lineRule="auto"/>
        <w:jc w:val="both"/>
        <w:rPr>
          <w:rFonts w:ascii="Abadi" w:hAnsi="Abadi" w:cs="Mangal Pro"/>
          <w:b/>
          <w:bCs/>
          <w:sz w:val="22"/>
          <w:szCs w:val="22"/>
        </w:rPr>
      </w:pPr>
      <w:r w:rsidRPr="00AF36C7">
        <w:rPr>
          <w:rFonts w:ascii="Abadi" w:hAnsi="Abadi" w:cs="Mangal Pro"/>
          <w:b/>
          <w:bCs/>
          <w:sz w:val="22"/>
          <w:szCs w:val="22"/>
        </w:rPr>
        <w:t xml:space="preserve">Task 1: </w:t>
      </w:r>
      <w:r w:rsidR="00C81DCF" w:rsidRPr="00AF36C7">
        <w:rPr>
          <w:rFonts w:ascii="Abadi" w:hAnsi="Abadi" w:cs="Mangal Pro"/>
          <w:b/>
          <w:bCs/>
          <w:sz w:val="22"/>
          <w:szCs w:val="22"/>
        </w:rPr>
        <w:t>Project Management Tools</w:t>
      </w:r>
    </w:p>
    <w:p w14:paraId="2AC6C724" w14:textId="4BB187AC" w:rsidR="008074BC" w:rsidRPr="00AF36C7" w:rsidRDefault="008074BC" w:rsidP="00BA3ECB">
      <w:pPr>
        <w:pStyle w:val="ListParagraph"/>
        <w:numPr>
          <w:ilvl w:val="0"/>
          <w:numId w:val="1"/>
        </w:numPr>
        <w:spacing w:line="276" w:lineRule="auto"/>
        <w:jc w:val="both"/>
        <w:rPr>
          <w:rFonts w:ascii="Abadi" w:hAnsi="Abadi" w:cs="Mangal Pro"/>
          <w:sz w:val="22"/>
          <w:szCs w:val="22"/>
        </w:rPr>
      </w:pPr>
      <w:r w:rsidRPr="00AF36C7">
        <w:rPr>
          <w:rFonts w:ascii="Abadi" w:hAnsi="Abadi" w:cs="Mangal Pro"/>
          <w:b/>
          <w:bCs/>
          <w:sz w:val="22"/>
          <w:szCs w:val="22"/>
        </w:rPr>
        <w:t>Trello:</w:t>
      </w:r>
      <w:r w:rsidRPr="00AF36C7">
        <w:rPr>
          <w:rFonts w:ascii="Abadi" w:hAnsi="Abadi" w:cs="Mangal Pro"/>
          <w:sz w:val="22"/>
          <w:szCs w:val="22"/>
        </w:rPr>
        <w:t xml:space="preserve"> </w:t>
      </w:r>
      <w:hyperlink r:id="rId14" w:history="1">
        <w:r w:rsidRPr="00AF36C7">
          <w:rPr>
            <w:rStyle w:val="Hyperlink"/>
            <w:rFonts w:ascii="Abadi" w:hAnsi="Abadi" w:cs="Mangal Pro"/>
            <w:sz w:val="22"/>
            <w:szCs w:val="22"/>
          </w:rPr>
          <w:t>https://trello.com/b/tlxMiamO/digital</w:t>
        </w:r>
      </w:hyperlink>
    </w:p>
    <w:p w14:paraId="5B4EE6A8" w14:textId="2A6DBA17" w:rsidR="00F14C8A" w:rsidRPr="00AF36C7" w:rsidRDefault="00BB70BF" w:rsidP="00BA3ECB">
      <w:pPr>
        <w:pStyle w:val="ListParagraph"/>
        <w:spacing w:line="276" w:lineRule="auto"/>
        <w:jc w:val="both"/>
        <w:rPr>
          <w:rFonts w:ascii="Abadi" w:hAnsi="Abadi" w:cs="Mangal Pro"/>
          <w:sz w:val="22"/>
          <w:szCs w:val="22"/>
        </w:rPr>
      </w:pPr>
      <w:r w:rsidRPr="00AF36C7">
        <w:rPr>
          <w:rFonts w:ascii="Abadi" w:hAnsi="Abadi" w:cs="Mangal Pro"/>
          <w:sz w:val="22"/>
          <w:szCs w:val="22"/>
        </w:rPr>
        <w:t xml:space="preserve">Trello is </w:t>
      </w:r>
      <w:r w:rsidR="0094062D" w:rsidRPr="00AF36C7">
        <w:rPr>
          <w:rFonts w:ascii="Abadi" w:hAnsi="Abadi" w:cs="Mangal Pro"/>
          <w:sz w:val="22"/>
          <w:szCs w:val="22"/>
        </w:rPr>
        <w:t>the first</w:t>
      </w:r>
      <w:r w:rsidRPr="00AF36C7">
        <w:rPr>
          <w:rFonts w:ascii="Abadi" w:hAnsi="Abadi" w:cs="Mangal Pro"/>
          <w:sz w:val="22"/>
          <w:szCs w:val="22"/>
        </w:rPr>
        <w:t xml:space="preserve"> chosen project management tool</w:t>
      </w:r>
      <w:r w:rsidR="0094062D" w:rsidRPr="00AF36C7">
        <w:rPr>
          <w:rFonts w:ascii="Abadi" w:hAnsi="Abadi" w:cs="Mangal Pro"/>
          <w:sz w:val="22"/>
          <w:szCs w:val="22"/>
        </w:rPr>
        <w:t xml:space="preserve"> </w:t>
      </w:r>
      <w:r w:rsidRPr="00AF36C7">
        <w:rPr>
          <w:rFonts w:ascii="Abadi" w:hAnsi="Abadi" w:cs="Mangal Pro"/>
          <w:sz w:val="22"/>
          <w:szCs w:val="22"/>
        </w:rPr>
        <w:t>which help</w:t>
      </w:r>
      <w:r w:rsidR="009374F3" w:rsidRPr="00AF36C7">
        <w:rPr>
          <w:rFonts w:ascii="Abadi" w:hAnsi="Abadi" w:cs="Mangal Pro"/>
          <w:sz w:val="22"/>
          <w:szCs w:val="22"/>
        </w:rPr>
        <w:t>ed</w:t>
      </w:r>
      <w:r w:rsidRPr="00AF36C7">
        <w:rPr>
          <w:rFonts w:ascii="Abadi" w:hAnsi="Abadi" w:cs="Mangal Pro"/>
          <w:sz w:val="22"/>
          <w:szCs w:val="22"/>
        </w:rPr>
        <w:t xml:space="preserve"> me </w:t>
      </w:r>
      <w:r w:rsidR="00156076" w:rsidRPr="00AF36C7">
        <w:rPr>
          <w:rFonts w:ascii="Abadi" w:hAnsi="Abadi" w:cs="Mangal Pro"/>
          <w:sz w:val="22"/>
          <w:szCs w:val="22"/>
        </w:rPr>
        <w:t>to oversee</w:t>
      </w:r>
      <w:r w:rsidR="003454C7" w:rsidRPr="00AF36C7">
        <w:rPr>
          <w:rFonts w:ascii="Abadi" w:hAnsi="Abadi" w:cs="Mangal Pro"/>
          <w:sz w:val="22"/>
          <w:szCs w:val="22"/>
        </w:rPr>
        <w:t xml:space="preserve"> and sort out</w:t>
      </w:r>
      <w:r w:rsidR="00156076" w:rsidRPr="00AF36C7">
        <w:rPr>
          <w:rFonts w:ascii="Abadi" w:hAnsi="Abadi" w:cs="Mangal Pro"/>
          <w:sz w:val="22"/>
          <w:szCs w:val="22"/>
        </w:rPr>
        <w:t xml:space="preserve"> my </w:t>
      </w:r>
      <w:r w:rsidR="00A621FD" w:rsidRPr="00AF36C7">
        <w:rPr>
          <w:rFonts w:ascii="Abadi" w:hAnsi="Abadi" w:cs="Mangal Pro"/>
          <w:sz w:val="22"/>
          <w:szCs w:val="22"/>
        </w:rPr>
        <w:t>tasks</w:t>
      </w:r>
      <w:r w:rsidR="003454C7" w:rsidRPr="00AF36C7">
        <w:rPr>
          <w:rFonts w:ascii="Abadi" w:hAnsi="Abadi" w:cs="Mangal Pro"/>
          <w:sz w:val="22"/>
          <w:szCs w:val="22"/>
        </w:rPr>
        <w:t xml:space="preserve"> for my project</w:t>
      </w:r>
      <w:r w:rsidR="006F2A99" w:rsidRPr="00AF36C7">
        <w:rPr>
          <w:rFonts w:ascii="Abadi" w:hAnsi="Abadi" w:cs="Mangal Pro"/>
          <w:sz w:val="22"/>
          <w:szCs w:val="22"/>
        </w:rPr>
        <w:t xml:space="preserve">. It is a visual </w:t>
      </w:r>
      <w:r w:rsidR="00CB6148" w:rsidRPr="00AF36C7">
        <w:rPr>
          <w:rFonts w:ascii="Abadi" w:hAnsi="Abadi" w:cs="Mangal Pro"/>
          <w:sz w:val="22"/>
          <w:szCs w:val="22"/>
        </w:rPr>
        <w:t xml:space="preserve">collaboration </w:t>
      </w:r>
      <w:r w:rsidR="00B4063F" w:rsidRPr="00AF36C7">
        <w:rPr>
          <w:rFonts w:ascii="Abadi" w:hAnsi="Abadi" w:cs="Mangal Pro"/>
          <w:sz w:val="22"/>
          <w:szCs w:val="22"/>
        </w:rPr>
        <w:t>project management tool</w:t>
      </w:r>
      <w:r w:rsidR="00C41A9D" w:rsidRPr="00AF36C7">
        <w:rPr>
          <w:rFonts w:ascii="Abadi" w:hAnsi="Abadi" w:cs="Mangal Pro"/>
          <w:sz w:val="22"/>
          <w:szCs w:val="22"/>
        </w:rPr>
        <w:t xml:space="preserve"> that </w:t>
      </w:r>
      <w:r w:rsidR="00850F6A" w:rsidRPr="00AF36C7">
        <w:rPr>
          <w:rFonts w:ascii="Abadi" w:hAnsi="Abadi" w:cs="Mangal Pro"/>
          <w:sz w:val="22"/>
          <w:szCs w:val="22"/>
        </w:rPr>
        <w:t>features a digital bulletin board with a</w:t>
      </w:r>
      <w:r w:rsidR="00C41A9D" w:rsidRPr="00AF36C7">
        <w:rPr>
          <w:rFonts w:ascii="Abadi" w:hAnsi="Abadi" w:cs="Mangal Pro"/>
          <w:sz w:val="22"/>
          <w:szCs w:val="22"/>
        </w:rPr>
        <w:t xml:space="preserve"> Kanban</w:t>
      </w:r>
      <w:r w:rsidR="00850F6A" w:rsidRPr="00AF36C7">
        <w:rPr>
          <w:rFonts w:ascii="Abadi" w:hAnsi="Abadi" w:cs="Mangal Pro"/>
          <w:sz w:val="22"/>
          <w:szCs w:val="22"/>
        </w:rPr>
        <w:t xml:space="preserve">-style layout </w:t>
      </w:r>
      <w:r w:rsidR="00810340" w:rsidRPr="00AF36C7">
        <w:rPr>
          <w:rFonts w:ascii="Abadi" w:hAnsi="Abadi" w:cs="Mangal Pro"/>
          <w:sz w:val="22"/>
          <w:szCs w:val="22"/>
        </w:rPr>
        <w:t>that allows users to create list with cards that correspond to different tasks</w:t>
      </w:r>
      <w:r w:rsidR="00FE7109" w:rsidRPr="00AF36C7">
        <w:rPr>
          <w:rFonts w:ascii="Abadi" w:hAnsi="Abadi" w:cs="Mangal Pro"/>
          <w:sz w:val="22"/>
          <w:szCs w:val="22"/>
        </w:rPr>
        <w:t xml:space="preserve"> to accomplish on the set deadline. For my digital board</w:t>
      </w:r>
      <w:r w:rsidR="00BC6253" w:rsidRPr="00AF36C7">
        <w:rPr>
          <w:rFonts w:ascii="Abadi" w:hAnsi="Abadi" w:cs="Mangal Pro"/>
          <w:sz w:val="22"/>
          <w:szCs w:val="22"/>
        </w:rPr>
        <w:t>, I created four lists</w:t>
      </w:r>
      <w:r w:rsidR="0035291F" w:rsidRPr="00AF36C7">
        <w:rPr>
          <w:rFonts w:ascii="Abadi" w:hAnsi="Abadi" w:cs="Mangal Pro"/>
          <w:sz w:val="22"/>
          <w:szCs w:val="22"/>
        </w:rPr>
        <w:t xml:space="preserve"> which are</w:t>
      </w:r>
      <w:r w:rsidR="006045FA" w:rsidRPr="00AF36C7">
        <w:rPr>
          <w:rFonts w:ascii="Abadi" w:hAnsi="Abadi" w:cs="Mangal Pro"/>
          <w:sz w:val="22"/>
          <w:szCs w:val="22"/>
        </w:rPr>
        <w:t>:</w:t>
      </w:r>
    </w:p>
    <w:p w14:paraId="6031D88E" w14:textId="0D80A535" w:rsidR="006045FA" w:rsidRPr="00AF36C7" w:rsidRDefault="006045FA" w:rsidP="00BA3ECB">
      <w:pPr>
        <w:pStyle w:val="ListParagraph"/>
        <w:numPr>
          <w:ilvl w:val="0"/>
          <w:numId w:val="2"/>
        </w:numPr>
        <w:spacing w:line="276" w:lineRule="auto"/>
        <w:jc w:val="both"/>
        <w:rPr>
          <w:rFonts w:ascii="Abadi" w:hAnsi="Abadi" w:cs="Mangal Pro"/>
          <w:sz w:val="22"/>
          <w:szCs w:val="22"/>
        </w:rPr>
      </w:pPr>
      <w:r w:rsidRPr="00AF36C7">
        <w:rPr>
          <w:rFonts w:ascii="Abadi" w:hAnsi="Abadi" w:cs="Mangal Pro"/>
          <w:sz w:val="22"/>
          <w:szCs w:val="22"/>
        </w:rPr>
        <w:t xml:space="preserve">To Do: For tasks that </w:t>
      </w:r>
      <w:r w:rsidR="00E2038E" w:rsidRPr="00AF36C7">
        <w:rPr>
          <w:rFonts w:ascii="Abadi" w:hAnsi="Abadi" w:cs="Mangal Pro"/>
          <w:sz w:val="22"/>
          <w:szCs w:val="22"/>
        </w:rPr>
        <w:t>are to</w:t>
      </w:r>
      <w:r w:rsidR="0035291F" w:rsidRPr="00AF36C7">
        <w:rPr>
          <w:rFonts w:ascii="Abadi" w:hAnsi="Abadi" w:cs="Mangal Pro"/>
          <w:sz w:val="22"/>
          <w:szCs w:val="22"/>
        </w:rPr>
        <w:t xml:space="preserve"> be done</w:t>
      </w:r>
      <w:r w:rsidR="00136AB9" w:rsidRPr="00AF36C7">
        <w:rPr>
          <w:rFonts w:ascii="Abadi" w:hAnsi="Abadi" w:cs="Mangal Pro"/>
          <w:sz w:val="22"/>
          <w:szCs w:val="22"/>
        </w:rPr>
        <w:t>;</w:t>
      </w:r>
    </w:p>
    <w:p w14:paraId="530A62DE" w14:textId="56B772CB" w:rsidR="0035291F" w:rsidRPr="00AF36C7" w:rsidRDefault="0035291F" w:rsidP="00BA3ECB">
      <w:pPr>
        <w:pStyle w:val="ListParagraph"/>
        <w:numPr>
          <w:ilvl w:val="0"/>
          <w:numId w:val="2"/>
        </w:numPr>
        <w:spacing w:line="276" w:lineRule="auto"/>
        <w:jc w:val="both"/>
        <w:rPr>
          <w:rFonts w:ascii="Abadi" w:hAnsi="Abadi" w:cs="Mangal Pro"/>
          <w:sz w:val="22"/>
          <w:szCs w:val="22"/>
        </w:rPr>
      </w:pPr>
      <w:r w:rsidRPr="00AF36C7">
        <w:rPr>
          <w:rFonts w:ascii="Abadi" w:hAnsi="Abadi" w:cs="Mangal Pro"/>
          <w:sz w:val="22"/>
          <w:szCs w:val="22"/>
        </w:rPr>
        <w:t>Doing: For tasks that are currently being done</w:t>
      </w:r>
      <w:r w:rsidR="00136AB9" w:rsidRPr="00AF36C7">
        <w:rPr>
          <w:rFonts w:ascii="Abadi" w:hAnsi="Abadi" w:cs="Mangal Pro"/>
          <w:sz w:val="22"/>
          <w:szCs w:val="22"/>
        </w:rPr>
        <w:t>;</w:t>
      </w:r>
    </w:p>
    <w:p w14:paraId="3222FC2A" w14:textId="0404E67D" w:rsidR="0035291F" w:rsidRPr="00AF36C7" w:rsidRDefault="0035291F" w:rsidP="00BA3ECB">
      <w:pPr>
        <w:pStyle w:val="ListParagraph"/>
        <w:numPr>
          <w:ilvl w:val="0"/>
          <w:numId w:val="2"/>
        </w:numPr>
        <w:spacing w:line="276" w:lineRule="auto"/>
        <w:jc w:val="both"/>
        <w:rPr>
          <w:rFonts w:ascii="Abadi" w:hAnsi="Abadi" w:cs="Mangal Pro"/>
          <w:sz w:val="22"/>
          <w:szCs w:val="22"/>
        </w:rPr>
      </w:pPr>
      <w:r w:rsidRPr="00AF36C7">
        <w:rPr>
          <w:rFonts w:ascii="Abadi" w:hAnsi="Abadi" w:cs="Mangal Pro"/>
          <w:sz w:val="22"/>
          <w:szCs w:val="22"/>
        </w:rPr>
        <w:t>Done: For tasks that have been done</w:t>
      </w:r>
      <w:r w:rsidR="00136AB9" w:rsidRPr="00AF36C7">
        <w:rPr>
          <w:rFonts w:ascii="Abadi" w:hAnsi="Abadi" w:cs="Mangal Pro"/>
          <w:sz w:val="22"/>
          <w:szCs w:val="22"/>
        </w:rPr>
        <w:t>, and;</w:t>
      </w:r>
    </w:p>
    <w:p w14:paraId="3D84ECF9" w14:textId="4B0B04D4" w:rsidR="0035291F" w:rsidRPr="00AF36C7" w:rsidRDefault="0035291F" w:rsidP="00BA3ECB">
      <w:pPr>
        <w:pStyle w:val="ListParagraph"/>
        <w:numPr>
          <w:ilvl w:val="0"/>
          <w:numId w:val="2"/>
        </w:numPr>
        <w:spacing w:line="276" w:lineRule="auto"/>
        <w:jc w:val="both"/>
        <w:rPr>
          <w:rFonts w:ascii="Abadi" w:hAnsi="Abadi" w:cs="Mangal Pro"/>
          <w:sz w:val="22"/>
          <w:szCs w:val="22"/>
        </w:rPr>
      </w:pPr>
      <w:r w:rsidRPr="00AF36C7">
        <w:rPr>
          <w:rFonts w:ascii="Abadi" w:hAnsi="Abadi" w:cs="Mangal Pro"/>
          <w:sz w:val="22"/>
          <w:szCs w:val="22"/>
        </w:rPr>
        <w:t xml:space="preserve">Website: For specific tasks </w:t>
      </w:r>
      <w:r w:rsidR="0095631D" w:rsidRPr="00AF36C7">
        <w:rPr>
          <w:rFonts w:ascii="Abadi" w:hAnsi="Abadi" w:cs="Mangal Pro"/>
          <w:sz w:val="22"/>
          <w:szCs w:val="22"/>
        </w:rPr>
        <w:t>that are</w:t>
      </w:r>
      <w:r w:rsidR="002209B3" w:rsidRPr="00AF36C7">
        <w:rPr>
          <w:rFonts w:ascii="Abadi" w:hAnsi="Abadi" w:cs="Mangal Pro"/>
          <w:sz w:val="22"/>
          <w:szCs w:val="22"/>
        </w:rPr>
        <w:t xml:space="preserve"> not</w:t>
      </w:r>
      <w:r w:rsidR="0095631D" w:rsidRPr="00AF36C7">
        <w:rPr>
          <w:rFonts w:ascii="Abadi" w:hAnsi="Abadi" w:cs="Mangal Pro"/>
          <w:sz w:val="22"/>
          <w:szCs w:val="22"/>
        </w:rPr>
        <w:t xml:space="preserve"> </w:t>
      </w:r>
      <w:r w:rsidR="002209B3" w:rsidRPr="00AF36C7">
        <w:rPr>
          <w:rFonts w:ascii="Abadi" w:hAnsi="Abadi" w:cs="Mangal Pro"/>
          <w:sz w:val="22"/>
          <w:szCs w:val="22"/>
        </w:rPr>
        <w:t>for any of the pages of the website</w:t>
      </w:r>
      <w:r w:rsidR="00136AB9" w:rsidRPr="00AF36C7">
        <w:rPr>
          <w:rFonts w:ascii="Abadi" w:hAnsi="Abadi" w:cs="Mangal Pro"/>
          <w:sz w:val="22"/>
          <w:szCs w:val="22"/>
        </w:rPr>
        <w:t>.</w:t>
      </w:r>
    </w:p>
    <w:p w14:paraId="06DAD00B" w14:textId="1F07358C" w:rsidR="006045FA" w:rsidRPr="00AF36C7" w:rsidRDefault="00136AB9" w:rsidP="00BA3ECB">
      <w:pPr>
        <w:pStyle w:val="ListParagraph"/>
        <w:spacing w:line="276" w:lineRule="auto"/>
        <w:jc w:val="both"/>
        <w:rPr>
          <w:rFonts w:ascii="Abadi" w:hAnsi="Abadi" w:cs="Mangal Pro"/>
          <w:sz w:val="22"/>
          <w:szCs w:val="22"/>
        </w:rPr>
      </w:pPr>
      <w:r w:rsidRPr="00AF36C7">
        <w:rPr>
          <w:rFonts w:ascii="Abadi" w:hAnsi="Abadi" w:cs="Mangal Pro"/>
          <w:sz w:val="22"/>
          <w:szCs w:val="22"/>
        </w:rPr>
        <w:t>Each list ha</w:t>
      </w:r>
      <w:r w:rsidR="009374F3" w:rsidRPr="00AF36C7">
        <w:rPr>
          <w:rFonts w:ascii="Abadi" w:hAnsi="Abadi" w:cs="Mangal Pro"/>
          <w:sz w:val="22"/>
          <w:szCs w:val="22"/>
        </w:rPr>
        <w:t>d</w:t>
      </w:r>
      <w:r w:rsidRPr="00AF36C7">
        <w:rPr>
          <w:rFonts w:ascii="Abadi" w:hAnsi="Abadi" w:cs="Mangal Pro"/>
          <w:sz w:val="22"/>
          <w:szCs w:val="22"/>
        </w:rPr>
        <w:t xml:space="preserve"> different cards corresponding to different tasks such as </w:t>
      </w:r>
      <w:r w:rsidR="00E2038E" w:rsidRPr="00AF36C7">
        <w:rPr>
          <w:rFonts w:ascii="Abadi" w:hAnsi="Abadi" w:cs="Mangal Pro"/>
          <w:sz w:val="22"/>
          <w:szCs w:val="22"/>
        </w:rPr>
        <w:t>developing</w:t>
      </w:r>
      <w:r w:rsidRPr="00AF36C7">
        <w:rPr>
          <w:rFonts w:ascii="Abadi" w:hAnsi="Abadi" w:cs="Mangal Pro"/>
          <w:sz w:val="22"/>
          <w:szCs w:val="22"/>
        </w:rPr>
        <w:t xml:space="preserve"> the website pages</w:t>
      </w:r>
      <w:r w:rsidR="00EA57AF" w:rsidRPr="00AF36C7">
        <w:rPr>
          <w:rFonts w:ascii="Abadi" w:hAnsi="Abadi" w:cs="Mangal Pro"/>
          <w:sz w:val="22"/>
          <w:szCs w:val="22"/>
        </w:rPr>
        <w:t xml:space="preserve"> and </w:t>
      </w:r>
      <w:r w:rsidR="008044FE" w:rsidRPr="00AF36C7">
        <w:rPr>
          <w:rFonts w:ascii="Abadi" w:hAnsi="Abadi" w:cs="Mangal Pro"/>
          <w:sz w:val="22"/>
          <w:szCs w:val="22"/>
        </w:rPr>
        <w:t>doing sample functionality tests</w:t>
      </w:r>
      <w:r w:rsidR="00EA57AF" w:rsidRPr="00AF36C7">
        <w:rPr>
          <w:rFonts w:ascii="Abadi" w:hAnsi="Abadi" w:cs="Mangal Pro"/>
          <w:sz w:val="22"/>
          <w:szCs w:val="22"/>
        </w:rPr>
        <w:t>.</w:t>
      </w:r>
      <w:r w:rsidR="008044FE" w:rsidRPr="00AF36C7">
        <w:rPr>
          <w:rFonts w:ascii="Abadi" w:hAnsi="Abadi" w:cs="Mangal Pro"/>
          <w:sz w:val="22"/>
          <w:szCs w:val="22"/>
        </w:rPr>
        <w:t xml:space="preserve"> </w:t>
      </w:r>
      <w:r w:rsidR="00304260" w:rsidRPr="00AF36C7">
        <w:rPr>
          <w:rFonts w:ascii="Abadi" w:hAnsi="Abadi" w:cs="Mangal Pro"/>
          <w:sz w:val="22"/>
          <w:szCs w:val="22"/>
        </w:rPr>
        <w:t xml:space="preserve">Each card </w:t>
      </w:r>
      <w:r w:rsidR="009374F3" w:rsidRPr="00AF36C7">
        <w:rPr>
          <w:rFonts w:ascii="Abadi" w:hAnsi="Abadi" w:cs="Mangal Pro"/>
          <w:sz w:val="22"/>
          <w:szCs w:val="22"/>
        </w:rPr>
        <w:t>wa</w:t>
      </w:r>
      <w:r w:rsidR="00304260" w:rsidRPr="00AF36C7">
        <w:rPr>
          <w:rFonts w:ascii="Abadi" w:hAnsi="Abadi" w:cs="Mangal Pro"/>
          <w:sz w:val="22"/>
          <w:szCs w:val="22"/>
        </w:rPr>
        <w:t xml:space="preserve">s updated with </w:t>
      </w:r>
      <w:r w:rsidR="004F5809" w:rsidRPr="00AF36C7">
        <w:rPr>
          <w:rFonts w:ascii="Abadi" w:hAnsi="Abadi" w:cs="Mangal Pro"/>
          <w:sz w:val="22"/>
          <w:szCs w:val="22"/>
        </w:rPr>
        <w:t>initial outcomes and changes</w:t>
      </w:r>
      <w:r w:rsidR="00304260" w:rsidRPr="00AF36C7">
        <w:rPr>
          <w:rFonts w:ascii="Abadi" w:hAnsi="Abadi" w:cs="Mangal Pro"/>
          <w:sz w:val="22"/>
          <w:szCs w:val="22"/>
        </w:rPr>
        <w:t xml:space="preserve"> made for that task through comments and the final</w:t>
      </w:r>
      <w:r w:rsidR="00E671A6" w:rsidRPr="00AF36C7">
        <w:rPr>
          <w:rFonts w:ascii="Abadi" w:hAnsi="Abadi" w:cs="Mangal Pro"/>
          <w:sz w:val="22"/>
          <w:szCs w:val="22"/>
        </w:rPr>
        <w:t>ised outcome placed in the card’s description. Once a task has been completed, it will be marked co</w:t>
      </w:r>
      <w:r w:rsidR="0016313F" w:rsidRPr="00AF36C7">
        <w:rPr>
          <w:rFonts w:ascii="Abadi" w:hAnsi="Abadi" w:cs="Mangal Pro"/>
          <w:sz w:val="22"/>
          <w:szCs w:val="22"/>
        </w:rPr>
        <w:t>mpleted with the checkbox found on its respective card</w:t>
      </w:r>
      <w:r w:rsidR="000E7ECF" w:rsidRPr="00AF36C7">
        <w:rPr>
          <w:rFonts w:ascii="Abadi" w:hAnsi="Abadi" w:cs="Mangal Pro"/>
          <w:sz w:val="22"/>
          <w:szCs w:val="22"/>
        </w:rPr>
        <w:t>. With Trello, I ensure</w:t>
      </w:r>
      <w:r w:rsidR="009374F3" w:rsidRPr="00AF36C7">
        <w:rPr>
          <w:rFonts w:ascii="Abadi" w:hAnsi="Abadi" w:cs="Mangal Pro"/>
          <w:sz w:val="22"/>
          <w:szCs w:val="22"/>
        </w:rPr>
        <w:t>d</w:t>
      </w:r>
      <w:r w:rsidR="000E7ECF" w:rsidRPr="00AF36C7">
        <w:rPr>
          <w:rFonts w:ascii="Abadi" w:hAnsi="Abadi" w:cs="Mangal Pro"/>
          <w:sz w:val="22"/>
          <w:szCs w:val="22"/>
        </w:rPr>
        <w:t xml:space="preserve"> that all tasks for the project are being tracked </w:t>
      </w:r>
      <w:r w:rsidR="00F25384" w:rsidRPr="00AF36C7">
        <w:rPr>
          <w:rFonts w:ascii="Abadi" w:hAnsi="Abadi" w:cs="Mangal Pro"/>
          <w:sz w:val="22"/>
          <w:szCs w:val="22"/>
        </w:rPr>
        <w:t xml:space="preserve">and organized to </w:t>
      </w:r>
      <w:r w:rsidR="00A65723" w:rsidRPr="00AF36C7">
        <w:rPr>
          <w:rFonts w:ascii="Abadi" w:hAnsi="Abadi" w:cs="Mangal Pro"/>
          <w:sz w:val="22"/>
          <w:szCs w:val="22"/>
        </w:rPr>
        <w:t>achieve the best version of my project.</w:t>
      </w:r>
    </w:p>
    <w:p w14:paraId="7DEF1409" w14:textId="77777777" w:rsidR="003454C7" w:rsidRPr="00AF36C7" w:rsidRDefault="003454C7" w:rsidP="00BA3ECB">
      <w:pPr>
        <w:pStyle w:val="ListParagraph"/>
        <w:spacing w:line="276" w:lineRule="auto"/>
        <w:jc w:val="both"/>
        <w:rPr>
          <w:rFonts w:ascii="Abadi" w:hAnsi="Abadi" w:cs="Mangal Pro"/>
          <w:sz w:val="22"/>
          <w:szCs w:val="22"/>
        </w:rPr>
      </w:pPr>
    </w:p>
    <w:p w14:paraId="3F2F404A" w14:textId="228DC866" w:rsidR="00184AA4" w:rsidRPr="00AF36C7" w:rsidRDefault="00B23986" w:rsidP="00BA3ECB">
      <w:pPr>
        <w:pStyle w:val="ListParagraph"/>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44DB83D" wp14:editId="7B9894C6">
            <wp:extent cx="6087110" cy="4162425"/>
            <wp:effectExtent l="0" t="0" r="8890" b="9525"/>
            <wp:docPr id="33045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9180" name=""/>
                    <pic:cNvPicPr/>
                  </pic:nvPicPr>
                  <pic:blipFill>
                    <a:blip r:embed="rId15"/>
                    <a:stretch>
                      <a:fillRect/>
                    </a:stretch>
                  </pic:blipFill>
                  <pic:spPr>
                    <a:xfrm>
                      <a:off x="0" y="0"/>
                      <a:ext cx="6087110" cy="4162425"/>
                    </a:xfrm>
                    <a:prstGeom prst="rect">
                      <a:avLst/>
                    </a:prstGeom>
                  </pic:spPr>
                </pic:pic>
              </a:graphicData>
            </a:graphic>
          </wp:inline>
        </w:drawing>
      </w:r>
    </w:p>
    <w:p w14:paraId="73703E9C" w14:textId="77777777" w:rsidR="007042E9" w:rsidRPr="00AF36C7" w:rsidRDefault="007042E9" w:rsidP="00BA3ECB">
      <w:pPr>
        <w:pStyle w:val="ListParagraph"/>
        <w:spacing w:line="276" w:lineRule="auto"/>
        <w:jc w:val="center"/>
        <w:rPr>
          <w:rFonts w:ascii="Abadi" w:hAnsi="Abadi" w:cs="Mangal Pro"/>
          <w:sz w:val="22"/>
          <w:szCs w:val="22"/>
        </w:rPr>
      </w:pPr>
    </w:p>
    <w:p w14:paraId="0BD77F47" w14:textId="4B9A4D33" w:rsidR="00A65723" w:rsidRPr="00AF36C7" w:rsidRDefault="007042E9" w:rsidP="00BA3ECB">
      <w:pPr>
        <w:pStyle w:val="ListParagraph"/>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A46D788" wp14:editId="268D0850">
            <wp:extent cx="3053080" cy="2066810"/>
            <wp:effectExtent l="0" t="0" r="0" b="0"/>
            <wp:docPr id="13554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89821" name=""/>
                    <pic:cNvPicPr/>
                  </pic:nvPicPr>
                  <pic:blipFill>
                    <a:blip r:embed="rId16"/>
                    <a:stretch>
                      <a:fillRect/>
                    </a:stretch>
                  </pic:blipFill>
                  <pic:spPr>
                    <a:xfrm>
                      <a:off x="0" y="0"/>
                      <a:ext cx="3069082" cy="2077643"/>
                    </a:xfrm>
                    <a:prstGeom prst="rect">
                      <a:avLst/>
                    </a:prstGeom>
                  </pic:spPr>
                </pic:pic>
              </a:graphicData>
            </a:graphic>
          </wp:inline>
        </w:drawing>
      </w:r>
      <w:r w:rsidR="00965A4C" w:rsidRPr="00AF36C7">
        <w:rPr>
          <w:rFonts w:ascii="Abadi" w:hAnsi="Abadi" w:cs="Mangal Pro"/>
          <w:noProof/>
        </w:rPr>
        <w:drawing>
          <wp:inline distT="0" distB="0" distL="0" distR="0" wp14:anchorId="1D698A54" wp14:editId="303CB622">
            <wp:extent cx="3057304" cy="2086610"/>
            <wp:effectExtent l="0" t="0" r="0" b="8890"/>
            <wp:docPr id="44166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8147" name=""/>
                    <pic:cNvPicPr/>
                  </pic:nvPicPr>
                  <pic:blipFill>
                    <a:blip r:embed="rId17"/>
                    <a:stretch>
                      <a:fillRect/>
                    </a:stretch>
                  </pic:blipFill>
                  <pic:spPr>
                    <a:xfrm>
                      <a:off x="0" y="0"/>
                      <a:ext cx="3079337" cy="2101648"/>
                    </a:xfrm>
                    <a:prstGeom prst="rect">
                      <a:avLst/>
                    </a:prstGeom>
                  </pic:spPr>
                </pic:pic>
              </a:graphicData>
            </a:graphic>
          </wp:inline>
        </w:drawing>
      </w:r>
    </w:p>
    <w:p w14:paraId="7B759CCC" w14:textId="562E4B11" w:rsidR="00710A8B" w:rsidRPr="00AF36C7" w:rsidRDefault="00710A8B" w:rsidP="00BA3ECB">
      <w:pPr>
        <w:pStyle w:val="ListParagraph"/>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D104894" wp14:editId="0719184D">
            <wp:extent cx="3071495" cy="1799985"/>
            <wp:effectExtent l="0" t="0" r="0" b="0"/>
            <wp:docPr id="16648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316" name=""/>
                    <pic:cNvPicPr/>
                  </pic:nvPicPr>
                  <pic:blipFill>
                    <a:blip r:embed="rId18"/>
                    <a:stretch>
                      <a:fillRect/>
                    </a:stretch>
                  </pic:blipFill>
                  <pic:spPr>
                    <a:xfrm>
                      <a:off x="0" y="0"/>
                      <a:ext cx="3096015" cy="1814354"/>
                    </a:xfrm>
                    <a:prstGeom prst="rect">
                      <a:avLst/>
                    </a:prstGeom>
                  </pic:spPr>
                </pic:pic>
              </a:graphicData>
            </a:graphic>
          </wp:inline>
        </w:drawing>
      </w:r>
      <w:r w:rsidRPr="00AF36C7">
        <w:rPr>
          <w:rFonts w:ascii="Abadi" w:hAnsi="Abadi" w:cs="Mangal Pro"/>
          <w:noProof/>
          <w:sz w:val="22"/>
          <w:szCs w:val="22"/>
        </w:rPr>
        <w:drawing>
          <wp:inline distT="0" distB="0" distL="0" distR="0" wp14:anchorId="4902AF21" wp14:editId="6CE364E3">
            <wp:extent cx="3031085" cy="1818640"/>
            <wp:effectExtent l="0" t="0" r="0" b="0"/>
            <wp:docPr id="187175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1592" name=""/>
                    <pic:cNvPicPr/>
                  </pic:nvPicPr>
                  <pic:blipFill>
                    <a:blip r:embed="rId19"/>
                    <a:stretch>
                      <a:fillRect/>
                    </a:stretch>
                  </pic:blipFill>
                  <pic:spPr>
                    <a:xfrm>
                      <a:off x="0" y="0"/>
                      <a:ext cx="3042328" cy="1825386"/>
                    </a:xfrm>
                    <a:prstGeom prst="rect">
                      <a:avLst/>
                    </a:prstGeom>
                  </pic:spPr>
                </pic:pic>
              </a:graphicData>
            </a:graphic>
          </wp:inline>
        </w:drawing>
      </w:r>
    </w:p>
    <w:p w14:paraId="4316D011" w14:textId="46245392" w:rsidR="000523BC" w:rsidRPr="00AF36C7" w:rsidRDefault="000523BC" w:rsidP="00BA3ECB">
      <w:pPr>
        <w:pStyle w:val="ListParagraph"/>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387ED70" wp14:editId="0A3AAABD">
            <wp:extent cx="3046095" cy="1952584"/>
            <wp:effectExtent l="0" t="0" r="1905" b="0"/>
            <wp:docPr id="208004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6808" name=""/>
                    <pic:cNvPicPr/>
                  </pic:nvPicPr>
                  <pic:blipFill>
                    <a:blip r:embed="rId20"/>
                    <a:stretch>
                      <a:fillRect/>
                    </a:stretch>
                  </pic:blipFill>
                  <pic:spPr>
                    <a:xfrm>
                      <a:off x="0" y="0"/>
                      <a:ext cx="3058705" cy="1960667"/>
                    </a:xfrm>
                    <a:prstGeom prst="rect">
                      <a:avLst/>
                    </a:prstGeom>
                  </pic:spPr>
                </pic:pic>
              </a:graphicData>
            </a:graphic>
          </wp:inline>
        </w:drawing>
      </w:r>
      <w:r w:rsidRPr="00AF36C7">
        <w:rPr>
          <w:rFonts w:ascii="Abadi" w:hAnsi="Abadi" w:cs="Mangal Pro"/>
          <w:noProof/>
          <w:sz w:val="22"/>
          <w:szCs w:val="22"/>
        </w:rPr>
        <w:drawing>
          <wp:inline distT="0" distB="0" distL="0" distR="0" wp14:anchorId="7AA6DC7B" wp14:editId="7C5A1DED">
            <wp:extent cx="3048000" cy="1972945"/>
            <wp:effectExtent l="0" t="0" r="0" b="8255"/>
            <wp:docPr id="16818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4439" name=""/>
                    <pic:cNvPicPr/>
                  </pic:nvPicPr>
                  <pic:blipFill>
                    <a:blip r:embed="rId21"/>
                    <a:stretch>
                      <a:fillRect/>
                    </a:stretch>
                  </pic:blipFill>
                  <pic:spPr>
                    <a:xfrm>
                      <a:off x="0" y="0"/>
                      <a:ext cx="3065857" cy="1984504"/>
                    </a:xfrm>
                    <a:prstGeom prst="rect">
                      <a:avLst/>
                    </a:prstGeom>
                  </pic:spPr>
                </pic:pic>
              </a:graphicData>
            </a:graphic>
          </wp:inline>
        </w:drawing>
      </w:r>
    </w:p>
    <w:p w14:paraId="27E23DD7" w14:textId="77777777" w:rsidR="00F14C8A" w:rsidRPr="00AF36C7" w:rsidRDefault="00F14C8A" w:rsidP="00BA3ECB">
      <w:pPr>
        <w:pStyle w:val="ListParagraph"/>
        <w:spacing w:line="276" w:lineRule="auto"/>
        <w:jc w:val="both"/>
        <w:rPr>
          <w:rFonts w:ascii="Abadi" w:hAnsi="Abadi" w:cs="Mangal Pro"/>
          <w:sz w:val="22"/>
          <w:szCs w:val="22"/>
        </w:rPr>
      </w:pPr>
    </w:p>
    <w:p w14:paraId="676D2BAF" w14:textId="1661DB58" w:rsidR="008074BC" w:rsidRPr="00AF36C7" w:rsidRDefault="008074BC" w:rsidP="00BA3ECB">
      <w:pPr>
        <w:pStyle w:val="ListParagraph"/>
        <w:numPr>
          <w:ilvl w:val="0"/>
          <w:numId w:val="1"/>
        </w:numPr>
        <w:spacing w:line="276" w:lineRule="auto"/>
        <w:jc w:val="both"/>
        <w:rPr>
          <w:rFonts w:ascii="Abadi" w:hAnsi="Abadi" w:cs="Mangal Pro"/>
          <w:sz w:val="22"/>
          <w:szCs w:val="22"/>
        </w:rPr>
      </w:pPr>
      <w:r w:rsidRPr="00AF36C7">
        <w:rPr>
          <w:rFonts w:ascii="Abadi" w:hAnsi="Abadi" w:cs="Mangal Pro"/>
          <w:b/>
          <w:bCs/>
          <w:sz w:val="22"/>
          <w:szCs w:val="22"/>
        </w:rPr>
        <w:t>GitHub:</w:t>
      </w:r>
      <w:r w:rsidRPr="00AF36C7">
        <w:rPr>
          <w:rFonts w:ascii="Abadi" w:hAnsi="Abadi" w:cs="Mangal Pro"/>
          <w:sz w:val="22"/>
          <w:szCs w:val="22"/>
        </w:rPr>
        <w:t xml:space="preserve"> </w:t>
      </w:r>
      <w:hyperlink r:id="rId22" w:history="1">
        <w:r w:rsidR="002B2B89" w:rsidRPr="00AF36C7">
          <w:rPr>
            <w:rStyle w:val="Hyperlink"/>
            <w:rFonts w:ascii="Abadi" w:hAnsi="Abadi" w:cs="Mangal Pro"/>
            <w:sz w:val="22"/>
            <w:szCs w:val="22"/>
          </w:rPr>
          <w:t>https://github.com/sawwamii/TimeCheck-/commits/main/</w:t>
        </w:r>
      </w:hyperlink>
    </w:p>
    <w:p w14:paraId="0399406C" w14:textId="651A5AFE" w:rsidR="00F14C8A" w:rsidRPr="00AF36C7" w:rsidRDefault="0094062D" w:rsidP="00BA3ECB">
      <w:pPr>
        <w:pStyle w:val="ListParagraph"/>
        <w:spacing w:line="276" w:lineRule="auto"/>
        <w:jc w:val="both"/>
        <w:rPr>
          <w:rFonts w:ascii="Abadi" w:hAnsi="Abadi" w:cs="Mangal Pro"/>
          <w:sz w:val="22"/>
          <w:szCs w:val="22"/>
        </w:rPr>
      </w:pPr>
      <w:r w:rsidRPr="00AF36C7">
        <w:rPr>
          <w:rFonts w:ascii="Abadi" w:hAnsi="Abadi" w:cs="Mangal Pro"/>
          <w:sz w:val="22"/>
          <w:szCs w:val="22"/>
        </w:rPr>
        <w:t xml:space="preserve">GitHub is the second chosen project management tool </w:t>
      </w:r>
      <w:r w:rsidR="00761BD9" w:rsidRPr="00AF36C7">
        <w:rPr>
          <w:rFonts w:ascii="Abadi" w:hAnsi="Abadi" w:cs="Mangal Pro"/>
          <w:sz w:val="22"/>
          <w:szCs w:val="22"/>
        </w:rPr>
        <w:t xml:space="preserve">which </w:t>
      </w:r>
      <w:r w:rsidR="007A6581" w:rsidRPr="00AF36C7">
        <w:rPr>
          <w:rFonts w:ascii="Abadi" w:hAnsi="Abadi" w:cs="Mangal Pro"/>
          <w:sz w:val="22"/>
          <w:szCs w:val="22"/>
        </w:rPr>
        <w:t>helps me manage the code files for my project</w:t>
      </w:r>
      <w:r w:rsidR="00B73DFA" w:rsidRPr="00AF36C7">
        <w:rPr>
          <w:rFonts w:ascii="Abadi" w:hAnsi="Abadi" w:cs="Mangal Pro"/>
          <w:sz w:val="22"/>
          <w:szCs w:val="22"/>
        </w:rPr>
        <w:t xml:space="preserve">. A public repository was made </w:t>
      </w:r>
      <w:r w:rsidR="00403521" w:rsidRPr="00AF36C7">
        <w:rPr>
          <w:rFonts w:ascii="Abadi" w:hAnsi="Abadi" w:cs="Mangal Pro"/>
          <w:sz w:val="22"/>
          <w:szCs w:val="22"/>
        </w:rPr>
        <w:t xml:space="preserve">for me to </w:t>
      </w:r>
      <w:r w:rsidR="00F565C2" w:rsidRPr="00AF36C7">
        <w:rPr>
          <w:rFonts w:ascii="Abadi" w:hAnsi="Abadi" w:cs="Mangal Pro"/>
          <w:sz w:val="22"/>
          <w:szCs w:val="22"/>
        </w:rPr>
        <w:t>upload</w:t>
      </w:r>
      <w:r w:rsidR="00CF638D" w:rsidRPr="00AF36C7">
        <w:rPr>
          <w:rFonts w:ascii="Abadi" w:hAnsi="Abadi" w:cs="Mangal Pro"/>
          <w:sz w:val="22"/>
          <w:szCs w:val="22"/>
        </w:rPr>
        <w:t xml:space="preserve"> and update</w:t>
      </w:r>
      <w:r w:rsidR="00F565C2" w:rsidRPr="00AF36C7">
        <w:rPr>
          <w:rFonts w:ascii="Abadi" w:hAnsi="Abadi" w:cs="Mangal Pro"/>
          <w:sz w:val="22"/>
          <w:szCs w:val="22"/>
        </w:rPr>
        <w:t xml:space="preserve"> the code files and keep track of the </w:t>
      </w:r>
      <w:r w:rsidR="00403521" w:rsidRPr="00AF36C7">
        <w:rPr>
          <w:rFonts w:ascii="Abadi" w:hAnsi="Abadi" w:cs="Mangal Pro"/>
          <w:sz w:val="22"/>
          <w:szCs w:val="22"/>
        </w:rPr>
        <w:t>commit</w:t>
      </w:r>
      <w:r w:rsidR="00CF638D" w:rsidRPr="00AF36C7">
        <w:rPr>
          <w:rFonts w:ascii="Abadi" w:hAnsi="Abadi" w:cs="Mangal Pro"/>
          <w:sz w:val="22"/>
          <w:szCs w:val="22"/>
        </w:rPr>
        <w:t xml:space="preserve">s </w:t>
      </w:r>
      <w:r w:rsidR="00F565C2" w:rsidRPr="00AF36C7">
        <w:rPr>
          <w:rFonts w:ascii="Abadi" w:hAnsi="Abadi" w:cs="Mangal Pro"/>
          <w:sz w:val="22"/>
          <w:szCs w:val="22"/>
        </w:rPr>
        <w:t>recorded in the commit</w:t>
      </w:r>
      <w:r w:rsidR="00CF638D" w:rsidRPr="00AF36C7">
        <w:rPr>
          <w:rFonts w:ascii="Abadi" w:hAnsi="Abadi" w:cs="Mangal Pro"/>
          <w:sz w:val="22"/>
          <w:szCs w:val="22"/>
        </w:rPr>
        <w:t>s</w:t>
      </w:r>
      <w:r w:rsidR="00F565C2" w:rsidRPr="00AF36C7">
        <w:rPr>
          <w:rFonts w:ascii="Abadi" w:hAnsi="Abadi" w:cs="Mangal Pro"/>
          <w:sz w:val="22"/>
          <w:szCs w:val="22"/>
        </w:rPr>
        <w:t xml:space="preserve"> history.</w:t>
      </w:r>
      <w:r w:rsidR="00CE1AE9" w:rsidRPr="00AF36C7">
        <w:rPr>
          <w:rFonts w:ascii="Abadi" w:hAnsi="Abadi" w:cs="Mangal Pro"/>
          <w:sz w:val="22"/>
          <w:szCs w:val="22"/>
        </w:rPr>
        <w:t xml:space="preserve"> With this, </w:t>
      </w:r>
      <w:r w:rsidR="001F1FF0" w:rsidRPr="00AF36C7">
        <w:rPr>
          <w:rFonts w:ascii="Abadi" w:hAnsi="Abadi" w:cs="Mangal Pro"/>
          <w:sz w:val="22"/>
          <w:szCs w:val="22"/>
        </w:rPr>
        <w:t>I can chec</w:t>
      </w:r>
      <w:r w:rsidR="00722A2D" w:rsidRPr="00AF36C7">
        <w:rPr>
          <w:rFonts w:ascii="Abadi" w:hAnsi="Abadi" w:cs="Mangal Pro"/>
          <w:sz w:val="22"/>
          <w:szCs w:val="22"/>
        </w:rPr>
        <w:t xml:space="preserve">k what I changed in the code files and compare the older versions </w:t>
      </w:r>
      <w:r w:rsidR="0086094A" w:rsidRPr="00AF36C7">
        <w:rPr>
          <w:rFonts w:ascii="Abadi" w:hAnsi="Abadi" w:cs="Mangal Pro"/>
          <w:sz w:val="22"/>
          <w:szCs w:val="22"/>
        </w:rPr>
        <w:t>to the updated versions.</w:t>
      </w:r>
    </w:p>
    <w:p w14:paraId="1EC7B596" w14:textId="77777777" w:rsidR="00DA63C7" w:rsidRPr="00AF36C7" w:rsidRDefault="00ED15F8" w:rsidP="00BA3ECB">
      <w:pPr>
        <w:pStyle w:val="ListParagraph"/>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B18C3CC" wp14:editId="483D5774">
            <wp:extent cx="6076950" cy="2390775"/>
            <wp:effectExtent l="0" t="0" r="0" b="0"/>
            <wp:docPr id="18479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8566" name=""/>
                    <pic:cNvPicPr/>
                  </pic:nvPicPr>
                  <pic:blipFill>
                    <a:blip r:embed="rId23"/>
                    <a:stretch>
                      <a:fillRect/>
                    </a:stretch>
                  </pic:blipFill>
                  <pic:spPr>
                    <a:xfrm>
                      <a:off x="0" y="0"/>
                      <a:ext cx="6076950" cy="2390775"/>
                    </a:xfrm>
                    <a:prstGeom prst="rect">
                      <a:avLst/>
                    </a:prstGeom>
                  </pic:spPr>
                </pic:pic>
              </a:graphicData>
            </a:graphic>
          </wp:inline>
        </w:drawing>
      </w:r>
    </w:p>
    <w:p w14:paraId="053D7DFF" w14:textId="3A28234C" w:rsidR="004C344A" w:rsidRPr="00AF36C7" w:rsidRDefault="00844DF8" w:rsidP="00CF0251">
      <w:pPr>
        <w:pStyle w:val="ListParagraph"/>
        <w:spacing w:line="276" w:lineRule="auto"/>
        <w:jc w:val="center"/>
        <w:rPr>
          <w:rFonts w:ascii="Abadi" w:hAnsi="Abadi" w:cs="Mangal Pro"/>
          <w:sz w:val="22"/>
          <w:szCs w:val="22"/>
        </w:rPr>
      </w:pPr>
      <w:r w:rsidRPr="00AF36C7">
        <w:rPr>
          <w:rFonts w:ascii="Abadi" w:hAnsi="Abadi" w:cs="Mangal Pro"/>
          <w:noProof/>
          <w:sz w:val="22"/>
          <w:szCs w:val="22"/>
        </w:rPr>
        <w:lastRenderedPageBreak/>
        <w:drawing>
          <wp:inline distT="0" distB="0" distL="0" distR="0" wp14:anchorId="2BFF2D6E" wp14:editId="5825CE1F">
            <wp:extent cx="2963545" cy="2295525"/>
            <wp:effectExtent l="0" t="0" r="8255" b="9525"/>
            <wp:docPr id="63786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6944" name=""/>
                    <pic:cNvPicPr/>
                  </pic:nvPicPr>
                  <pic:blipFill>
                    <a:blip r:embed="rId24"/>
                    <a:stretch>
                      <a:fillRect/>
                    </a:stretch>
                  </pic:blipFill>
                  <pic:spPr>
                    <a:xfrm>
                      <a:off x="0" y="0"/>
                      <a:ext cx="2963545" cy="2295525"/>
                    </a:xfrm>
                    <a:prstGeom prst="rect">
                      <a:avLst/>
                    </a:prstGeom>
                  </pic:spPr>
                </pic:pic>
              </a:graphicData>
            </a:graphic>
          </wp:inline>
        </w:drawing>
      </w:r>
      <w:r w:rsidR="00DA63C7" w:rsidRPr="00AF36C7">
        <w:rPr>
          <w:rFonts w:ascii="Abadi" w:hAnsi="Abadi" w:cs="Mangal Pro"/>
          <w:noProof/>
          <w:sz w:val="22"/>
          <w:szCs w:val="22"/>
        </w:rPr>
        <w:drawing>
          <wp:inline distT="0" distB="0" distL="0" distR="0" wp14:anchorId="358F3DD3" wp14:editId="48561464">
            <wp:extent cx="2991485" cy="2288126"/>
            <wp:effectExtent l="0" t="0" r="0" b="0"/>
            <wp:docPr id="14385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06291" name=""/>
                    <pic:cNvPicPr/>
                  </pic:nvPicPr>
                  <pic:blipFill>
                    <a:blip r:embed="rId25"/>
                    <a:stretch>
                      <a:fillRect/>
                    </a:stretch>
                  </pic:blipFill>
                  <pic:spPr>
                    <a:xfrm>
                      <a:off x="0" y="0"/>
                      <a:ext cx="2991485" cy="2288126"/>
                    </a:xfrm>
                    <a:prstGeom prst="rect">
                      <a:avLst/>
                    </a:prstGeom>
                  </pic:spPr>
                </pic:pic>
              </a:graphicData>
            </a:graphic>
          </wp:inline>
        </w:drawing>
      </w:r>
    </w:p>
    <w:p w14:paraId="09E3C7F0" w14:textId="7B313B68" w:rsidR="004C344A" w:rsidRPr="00AF36C7" w:rsidRDefault="00635DD2" w:rsidP="00BA3ECB">
      <w:pPr>
        <w:spacing w:line="276" w:lineRule="auto"/>
        <w:jc w:val="both"/>
        <w:rPr>
          <w:rFonts w:ascii="Abadi" w:hAnsi="Abadi" w:cs="Mangal Pro"/>
          <w:b/>
          <w:bCs/>
          <w:sz w:val="22"/>
          <w:szCs w:val="22"/>
        </w:rPr>
      </w:pPr>
      <w:r w:rsidRPr="00AF36C7">
        <w:rPr>
          <w:rFonts w:ascii="Abadi" w:hAnsi="Abadi" w:cs="Mangal Pro"/>
          <w:b/>
          <w:bCs/>
          <w:sz w:val="22"/>
          <w:szCs w:val="22"/>
        </w:rPr>
        <w:t xml:space="preserve">Task 2: </w:t>
      </w:r>
      <w:r w:rsidR="004C344A" w:rsidRPr="00AF36C7">
        <w:rPr>
          <w:rFonts w:ascii="Abadi" w:hAnsi="Abadi" w:cs="Mangal Pro"/>
          <w:b/>
          <w:bCs/>
          <w:sz w:val="22"/>
          <w:szCs w:val="22"/>
        </w:rPr>
        <w:t>Project Management Technique</w:t>
      </w:r>
    </w:p>
    <w:p w14:paraId="552525D0" w14:textId="4E16A721" w:rsidR="00096111" w:rsidRPr="00AF36C7" w:rsidRDefault="000C67F8" w:rsidP="00BA3ECB">
      <w:pPr>
        <w:spacing w:line="276" w:lineRule="auto"/>
        <w:jc w:val="both"/>
        <w:rPr>
          <w:rFonts w:ascii="Abadi" w:hAnsi="Abadi" w:cs="Mangal Pro"/>
          <w:sz w:val="22"/>
          <w:szCs w:val="22"/>
        </w:rPr>
      </w:pPr>
      <w:r w:rsidRPr="00AF36C7">
        <w:rPr>
          <w:rFonts w:ascii="Abadi" w:hAnsi="Abadi" w:cs="Mangal Pro"/>
          <w:sz w:val="22"/>
          <w:szCs w:val="22"/>
        </w:rPr>
        <w:t>To properly manage my website project, I</w:t>
      </w:r>
      <w:r w:rsidR="00096111" w:rsidRPr="00AF36C7">
        <w:rPr>
          <w:rFonts w:ascii="Abadi" w:eastAsia="Times New Roman" w:hAnsi="Abadi" w:cs="Mangal Pro"/>
          <w:kern w:val="0"/>
          <w:lang w:eastAsia="en-NZ"/>
          <w14:ligatures w14:val="none"/>
        </w:rPr>
        <w:t xml:space="preserve"> </w:t>
      </w:r>
      <w:r w:rsidR="00096111" w:rsidRPr="00AF36C7">
        <w:rPr>
          <w:rFonts w:ascii="Abadi" w:hAnsi="Abadi" w:cs="Mangal Pro"/>
          <w:sz w:val="22"/>
          <w:szCs w:val="22"/>
        </w:rPr>
        <w:t xml:space="preserve">chose to follow the </w:t>
      </w:r>
      <w:r w:rsidR="00096111" w:rsidRPr="00AF36C7">
        <w:rPr>
          <w:rFonts w:ascii="Abadi" w:hAnsi="Abadi" w:cs="Mangal Pro"/>
          <w:b/>
          <w:bCs/>
          <w:sz w:val="22"/>
          <w:szCs w:val="22"/>
        </w:rPr>
        <w:t>Waterfall Technique</w:t>
      </w:r>
      <w:r w:rsidR="00096111" w:rsidRPr="00AF36C7">
        <w:rPr>
          <w:rFonts w:ascii="Abadi" w:hAnsi="Abadi" w:cs="Mangal Pro"/>
          <w:sz w:val="22"/>
          <w:szCs w:val="22"/>
        </w:rPr>
        <w:t xml:space="preserve"> as it is done in a step-by-step procedure wherein the steps are grouped into subgroups of steps for me to keep track of. As shown below, each step </w:t>
      </w:r>
      <w:r w:rsidR="00C769AA" w:rsidRPr="00AF36C7">
        <w:rPr>
          <w:rFonts w:ascii="Abadi" w:hAnsi="Abadi" w:cs="Mangal Pro"/>
          <w:sz w:val="22"/>
          <w:szCs w:val="22"/>
        </w:rPr>
        <w:t>was</w:t>
      </w:r>
      <w:r w:rsidR="00096111" w:rsidRPr="00AF36C7">
        <w:rPr>
          <w:rFonts w:ascii="Abadi" w:hAnsi="Abadi" w:cs="Mangal Pro"/>
          <w:sz w:val="22"/>
          <w:szCs w:val="22"/>
        </w:rPr>
        <w:t xml:space="preserve"> </w:t>
      </w:r>
      <w:r w:rsidR="009374F3" w:rsidRPr="00AF36C7">
        <w:rPr>
          <w:rFonts w:ascii="Abadi" w:hAnsi="Abadi" w:cs="Mangal Pro"/>
          <w:sz w:val="22"/>
          <w:szCs w:val="22"/>
        </w:rPr>
        <w:t>beneficial</w:t>
      </w:r>
      <w:r w:rsidR="00096111" w:rsidRPr="00AF36C7">
        <w:rPr>
          <w:rFonts w:ascii="Abadi" w:hAnsi="Abadi" w:cs="Mangal Pro"/>
          <w:sz w:val="22"/>
          <w:szCs w:val="22"/>
        </w:rPr>
        <w:t xml:space="preserve"> in managing my project:</w:t>
      </w:r>
    </w:p>
    <w:p w14:paraId="31525201" w14:textId="1CDB41F4" w:rsidR="00E30C78" w:rsidRPr="00AF36C7" w:rsidRDefault="00E30C78" w:rsidP="00E30C78">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227DE95C" wp14:editId="555E9D4B">
            <wp:extent cx="4629150" cy="3564443"/>
            <wp:effectExtent l="0" t="0" r="0" b="0"/>
            <wp:docPr id="4" name="Content Placeholder 3" descr="The Traditional Waterfall Approach">
              <a:extLst xmlns:a="http://schemas.openxmlformats.org/drawingml/2006/main">
                <a:ext uri="{FF2B5EF4-FFF2-40B4-BE49-F238E27FC236}">
                  <a16:creationId xmlns:a16="http://schemas.microsoft.com/office/drawing/2014/main" id="{AB808828-4D56-FB46-3BAC-EE5D8ABB938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The Traditional Waterfall Approach">
                      <a:extLst>
                        <a:ext uri="{FF2B5EF4-FFF2-40B4-BE49-F238E27FC236}">
                          <a16:creationId xmlns:a16="http://schemas.microsoft.com/office/drawing/2014/main" id="{AB808828-4D56-FB46-3BAC-EE5D8ABB938A}"/>
                        </a:ext>
                      </a:extLst>
                    </pic:cNvPr>
                    <pic:cNvPicPr>
                      <a:picLocks noGrp="1" noChangeAspect="1"/>
                    </pic:cNvPicPr>
                  </pic:nvPicPr>
                  <pic:blipFill>
                    <a:blip r:embed="rId26"/>
                    <a:stretch>
                      <a:fillRect/>
                    </a:stretch>
                  </pic:blipFill>
                  <pic:spPr>
                    <a:xfrm>
                      <a:off x="0" y="0"/>
                      <a:ext cx="4649925" cy="3580440"/>
                    </a:xfrm>
                    <a:prstGeom prst="rect">
                      <a:avLst/>
                    </a:prstGeom>
                  </pic:spPr>
                </pic:pic>
              </a:graphicData>
            </a:graphic>
          </wp:inline>
        </w:drawing>
      </w:r>
    </w:p>
    <w:p w14:paraId="0749E8C2" w14:textId="38B2351B" w:rsidR="00BA3ECB" w:rsidRPr="00AF36C7" w:rsidRDefault="00D33EB2" w:rsidP="0095622D">
      <w:pPr>
        <w:numPr>
          <w:ilvl w:val="0"/>
          <w:numId w:val="3"/>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 xml:space="preserve">Requirements </w:t>
      </w:r>
      <w:r w:rsidR="00BA3ECB" w:rsidRPr="00AF36C7">
        <w:rPr>
          <w:rFonts w:ascii="Abadi" w:eastAsia="Times New Roman" w:hAnsi="Abadi" w:cs="Mangal Pro"/>
          <w:kern w:val="0"/>
          <w:sz w:val="22"/>
          <w:szCs w:val="22"/>
          <w:lang w:eastAsia="en-NZ"/>
          <w14:ligatures w14:val="none"/>
        </w:rPr>
        <w:t xml:space="preserve">- I </w:t>
      </w:r>
      <w:r w:rsidR="009D4057" w:rsidRPr="00AF36C7">
        <w:rPr>
          <w:rFonts w:ascii="Abadi" w:eastAsia="Times New Roman" w:hAnsi="Abadi" w:cs="Mangal Pro"/>
          <w:kern w:val="0"/>
          <w:sz w:val="22"/>
          <w:szCs w:val="22"/>
          <w:lang w:eastAsia="en-NZ"/>
          <w14:ligatures w14:val="none"/>
        </w:rPr>
        <w:t>checked</w:t>
      </w:r>
      <w:r w:rsidR="00BA3ECB" w:rsidRPr="00AF36C7">
        <w:rPr>
          <w:rFonts w:ascii="Abadi" w:eastAsia="Times New Roman" w:hAnsi="Abadi" w:cs="Mangal Pro"/>
          <w:kern w:val="0"/>
          <w:sz w:val="22"/>
          <w:szCs w:val="22"/>
          <w:lang w:eastAsia="en-NZ"/>
          <w14:ligatures w14:val="none"/>
        </w:rPr>
        <w:t xml:space="preserve"> what my project </w:t>
      </w:r>
      <w:r w:rsidR="009D4057" w:rsidRPr="00AF36C7">
        <w:rPr>
          <w:rFonts w:ascii="Abadi" w:eastAsia="Times New Roman" w:hAnsi="Abadi" w:cs="Mangal Pro"/>
          <w:kern w:val="0"/>
          <w:sz w:val="22"/>
          <w:szCs w:val="22"/>
          <w:lang w:eastAsia="en-NZ"/>
          <w14:ligatures w14:val="none"/>
        </w:rPr>
        <w:t>needed</w:t>
      </w:r>
      <w:r w:rsidR="00BA3ECB" w:rsidRPr="00AF36C7">
        <w:rPr>
          <w:rFonts w:ascii="Abadi" w:eastAsia="Times New Roman" w:hAnsi="Abadi" w:cs="Mangal Pro"/>
          <w:kern w:val="0"/>
          <w:sz w:val="22"/>
          <w:szCs w:val="22"/>
          <w:lang w:eastAsia="en-NZ"/>
          <w14:ligatures w14:val="none"/>
        </w:rPr>
        <w:t xml:space="preserve"> and divid</w:t>
      </w:r>
      <w:r w:rsidR="009D4057" w:rsidRPr="00AF36C7">
        <w:rPr>
          <w:rFonts w:ascii="Abadi" w:eastAsia="Times New Roman" w:hAnsi="Abadi" w:cs="Mangal Pro"/>
          <w:kern w:val="0"/>
          <w:sz w:val="22"/>
          <w:szCs w:val="22"/>
          <w:lang w:eastAsia="en-NZ"/>
          <w14:ligatures w14:val="none"/>
        </w:rPr>
        <w:t>ed</w:t>
      </w:r>
      <w:r w:rsidR="00BA3ECB" w:rsidRPr="00AF36C7">
        <w:rPr>
          <w:rFonts w:ascii="Abadi" w:eastAsia="Times New Roman" w:hAnsi="Abadi" w:cs="Mangal Pro"/>
          <w:kern w:val="0"/>
          <w:sz w:val="22"/>
          <w:szCs w:val="22"/>
          <w:lang w:eastAsia="en-NZ"/>
          <w14:ligatures w14:val="none"/>
        </w:rPr>
        <w:t xml:space="preserve"> each task with their respective deadline and goal.</w:t>
      </w:r>
    </w:p>
    <w:p w14:paraId="39730E8D" w14:textId="4FC67E87" w:rsidR="00BA3ECB" w:rsidRPr="00AF36C7" w:rsidRDefault="00BA3ECB" w:rsidP="0095622D">
      <w:pPr>
        <w:numPr>
          <w:ilvl w:val="0"/>
          <w:numId w:val="3"/>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 xml:space="preserve">Design </w:t>
      </w:r>
      <w:r w:rsidRPr="00AF36C7">
        <w:rPr>
          <w:rFonts w:ascii="Abadi" w:eastAsia="Times New Roman" w:hAnsi="Abadi" w:cs="Mangal Pro"/>
          <w:kern w:val="0"/>
          <w:sz w:val="22"/>
          <w:szCs w:val="22"/>
          <w:lang w:eastAsia="en-NZ"/>
          <w14:ligatures w14:val="none"/>
        </w:rPr>
        <w:t>- I plan</w:t>
      </w:r>
      <w:r w:rsidR="00E67E30" w:rsidRPr="00AF36C7">
        <w:rPr>
          <w:rFonts w:ascii="Abadi" w:eastAsia="Times New Roman" w:hAnsi="Abadi" w:cs="Mangal Pro"/>
          <w:kern w:val="0"/>
          <w:sz w:val="22"/>
          <w:szCs w:val="22"/>
          <w:lang w:eastAsia="en-NZ"/>
          <w14:ligatures w14:val="none"/>
        </w:rPr>
        <w:t>ned</w:t>
      </w:r>
      <w:r w:rsidRPr="00AF36C7">
        <w:rPr>
          <w:rFonts w:ascii="Abadi" w:eastAsia="Times New Roman" w:hAnsi="Abadi" w:cs="Mangal Pro"/>
          <w:kern w:val="0"/>
          <w:sz w:val="22"/>
          <w:szCs w:val="22"/>
          <w:lang w:eastAsia="en-NZ"/>
          <w14:ligatures w14:val="none"/>
        </w:rPr>
        <w:t xml:space="preserve"> to design my project using a designing tool software (</w:t>
      </w:r>
      <w:r w:rsidR="00E67E30" w:rsidRPr="00AF36C7">
        <w:rPr>
          <w:rFonts w:ascii="Abadi" w:eastAsia="Times New Roman" w:hAnsi="Abadi" w:cs="Mangal Pro"/>
          <w:kern w:val="0"/>
          <w:sz w:val="22"/>
          <w:szCs w:val="22"/>
          <w:lang w:eastAsia="en-NZ"/>
          <w14:ligatures w14:val="none"/>
        </w:rPr>
        <w:t>Canva</w:t>
      </w:r>
      <w:r w:rsidRPr="00AF36C7">
        <w:rPr>
          <w:rFonts w:ascii="Abadi" w:eastAsia="Times New Roman" w:hAnsi="Abadi" w:cs="Mangal Pro"/>
          <w:kern w:val="0"/>
          <w:sz w:val="22"/>
          <w:szCs w:val="22"/>
          <w:lang w:eastAsia="en-NZ"/>
          <w14:ligatures w14:val="none"/>
        </w:rPr>
        <w:t>) so I can have a preview of how I envision my project to be.</w:t>
      </w:r>
    </w:p>
    <w:p w14:paraId="0E021A48" w14:textId="1E45F474" w:rsidR="00BA3ECB" w:rsidRPr="00AF36C7" w:rsidRDefault="00BA3ECB" w:rsidP="0095622D">
      <w:pPr>
        <w:numPr>
          <w:ilvl w:val="0"/>
          <w:numId w:val="3"/>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Implement</w:t>
      </w:r>
      <w:r w:rsidR="00E30C78" w:rsidRPr="00AF36C7">
        <w:rPr>
          <w:rFonts w:ascii="Abadi" w:eastAsia="Times New Roman" w:hAnsi="Abadi" w:cs="Mangal Pro"/>
          <w:b/>
          <w:bCs/>
          <w:kern w:val="0"/>
          <w:sz w:val="22"/>
          <w:szCs w:val="22"/>
          <w:lang w:eastAsia="en-NZ"/>
          <w14:ligatures w14:val="none"/>
        </w:rPr>
        <w:t>ation</w:t>
      </w:r>
      <w:r w:rsidRPr="00AF36C7">
        <w:rPr>
          <w:rFonts w:ascii="Abadi" w:eastAsia="Times New Roman" w:hAnsi="Abadi" w:cs="Mangal Pro"/>
          <w:kern w:val="0"/>
          <w:sz w:val="22"/>
          <w:szCs w:val="22"/>
          <w:lang w:eastAsia="en-NZ"/>
          <w14:ligatures w14:val="none"/>
        </w:rPr>
        <w:t xml:space="preserve"> - After the designing step, I </w:t>
      </w:r>
      <w:r w:rsidR="00E67E30" w:rsidRPr="00AF36C7">
        <w:rPr>
          <w:rFonts w:ascii="Abadi" w:eastAsia="Times New Roman" w:hAnsi="Abadi" w:cs="Mangal Pro"/>
          <w:kern w:val="0"/>
          <w:sz w:val="22"/>
          <w:szCs w:val="22"/>
          <w:lang w:eastAsia="en-NZ"/>
          <w14:ligatures w14:val="none"/>
        </w:rPr>
        <w:t>developed</w:t>
      </w:r>
      <w:r w:rsidRPr="00AF36C7">
        <w:rPr>
          <w:rFonts w:ascii="Abadi" w:eastAsia="Times New Roman" w:hAnsi="Abadi" w:cs="Mangal Pro"/>
          <w:kern w:val="0"/>
          <w:sz w:val="22"/>
          <w:szCs w:val="22"/>
          <w:lang w:eastAsia="en-NZ"/>
          <w14:ligatures w14:val="none"/>
        </w:rPr>
        <w:t xml:space="preserve"> my project through coding</w:t>
      </w:r>
      <w:r w:rsidR="00E67E30" w:rsidRPr="00AF36C7">
        <w:rPr>
          <w:rFonts w:ascii="Abadi" w:eastAsia="Times New Roman" w:hAnsi="Abadi" w:cs="Mangal Pro"/>
          <w:kern w:val="0"/>
          <w:sz w:val="22"/>
          <w:szCs w:val="22"/>
          <w:lang w:eastAsia="en-NZ"/>
          <w14:ligatures w14:val="none"/>
        </w:rPr>
        <w:t xml:space="preserve"> in HTML, CSS, and JavaScript</w:t>
      </w:r>
      <w:r w:rsidRPr="00AF36C7">
        <w:rPr>
          <w:rFonts w:ascii="Abadi" w:eastAsia="Times New Roman" w:hAnsi="Abadi" w:cs="Mangal Pro"/>
          <w:kern w:val="0"/>
          <w:sz w:val="22"/>
          <w:szCs w:val="22"/>
          <w:lang w:eastAsia="en-NZ"/>
          <w14:ligatures w14:val="none"/>
        </w:rPr>
        <w:t xml:space="preserve"> and follow</w:t>
      </w:r>
      <w:r w:rsidR="00E67E30" w:rsidRPr="00AF36C7">
        <w:rPr>
          <w:rFonts w:ascii="Abadi" w:eastAsia="Times New Roman" w:hAnsi="Abadi" w:cs="Mangal Pro"/>
          <w:kern w:val="0"/>
          <w:sz w:val="22"/>
          <w:szCs w:val="22"/>
          <w:lang w:eastAsia="en-NZ"/>
          <w14:ligatures w14:val="none"/>
        </w:rPr>
        <w:t>ed</w:t>
      </w:r>
      <w:r w:rsidRPr="00AF36C7">
        <w:rPr>
          <w:rFonts w:ascii="Abadi" w:eastAsia="Times New Roman" w:hAnsi="Abadi" w:cs="Mangal Pro"/>
          <w:kern w:val="0"/>
          <w:sz w:val="22"/>
          <w:szCs w:val="22"/>
          <w:lang w:eastAsia="en-NZ"/>
          <w14:ligatures w14:val="none"/>
        </w:rPr>
        <w:t xml:space="preserve"> the tasks I h</w:t>
      </w:r>
      <w:r w:rsidR="00E67E30" w:rsidRPr="00AF36C7">
        <w:rPr>
          <w:rFonts w:ascii="Abadi" w:eastAsia="Times New Roman" w:hAnsi="Abadi" w:cs="Mangal Pro"/>
          <w:kern w:val="0"/>
          <w:sz w:val="22"/>
          <w:szCs w:val="22"/>
          <w:lang w:eastAsia="en-NZ"/>
          <w14:ligatures w14:val="none"/>
        </w:rPr>
        <w:t>ad</w:t>
      </w:r>
      <w:r w:rsidRPr="00AF36C7">
        <w:rPr>
          <w:rFonts w:ascii="Abadi" w:eastAsia="Times New Roman" w:hAnsi="Abadi" w:cs="Mangal Pro"/>
          <w:kern w:val="0"/>
          <w:sz w:val="22"/>
          <w:szCs w:val="22"/>
          <w:lang w:eastAsia="en-NZ"/>
          <w14:ligatures w14:val="none"/>
        </w:rPr>
        <w:t xml:space="preserve"> set for the implementation process using Visual Studio Code.</w:t>
      </w:r>
    </w:p>
    <w:p w14:paraId="01B6F495" w14:textId="409D3E1D" w:rsidR="00BA3ECB" w:rsidRPr="00AF36C7" w:rsidRDefault="00E30C78" w:rsidP="0095622D">
      <w:pPr>
        <w:numPr>
          <w:ilvl w:val="0"/>
          <w:numId w:val="3"/>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Verification</w:t>
      </w:r>
      <w:r w:rsidR="00BA3ECB" w:rsidRPr="00AF36C7">
        <w:rPr>
          <w:rFonts w:ascii="Abadi" w:eastAsia="Times New Roman" w:hAnsi="Abadi" w:cs="Mangal Pro"/>
          <w:kern w:val="0"/>
          <w:sz w:val="22"/>
          <w:szCs w:val="22"/>
          <w:lang w:eastAsia="en-NZ"/>
          <w14:ligatures w14:val="none"/>
        </w:rPr>
        <w:t xml:space="preserve"> - During the project development process, I </w:t>
      </w:r>
      <w:r w:rsidR="00E67E30" w:rsidRPr="00AF36C7">
        <w:rPr>
          <w:rFonts w:ascii="Abadi" w:eastAsia="Times New Roman" w:hAnsi="Abadi" w:cs="Mangal Pro"/>
          <w:kern w:val="0"/>
          <w:sz w:val="22"/>
          <w:szCs w:val="22"/>
          <w:lang w:eastAsia="en-NZ"/>
          <w14:ligatures w14:val="none"/>
        </w:rPr>
        <w:t>did</w:t>
      </w:r>
      <w:r w:rsidR="00BA3ECB" w:rsidRPr="00AF36C7">
        <w:rPr>
          <w:rFonts w:ascii="Abadi" w:eastAsia="Times New Roman" w:hAnsi="Abadi" w:cs="Mangal Pro"/>
          <w:kern w:val="0"/>
          <w:sz w:val="22"/>
          <w:szCs w:val="22"/>
          <w:lang w:eastAsia="en-NZ"/>
          <w14:ligatures w14:val="none"/>
        </w:rPr>
        <w:t xml:space="preserve"> multiple </w:t>
      </w:r>
      <w:r w:rsidR="00A7480E" w:rsidRPr="00AF36C7">
        <w:rPr>
          <w:rFonts w:ascii="Abadi" w:eastAsia="Times New Roman" w:hAnsi="Abadi" w:cs="Mangal Pro"/>
          <w:kern w:val="0"/>
          <w:sz w:val="22"/>
          <w:szCs w:val="22"/>
          <w:lang w:eastAsia="en-NZ"/>
          <w14:ligatures w14:val="none"/>
        </w:rPr>
        <w:t>verification tests</w:t>
      </w:r>
      <w:r w:rsidR="00BA3ECB" w:rsidRPr="00AF36C7">
        <w:rPr>
          <w:rFonts w:ascii="Abadi" w:eastAsia="Times New Roman" w:hAnsi="Abadi" w:cs="Mangal Pro"/>
          <w:kern w:val="0"/>
          <w:sz w:val="22"/>
          <w:szCs w:val="22"/>
          <w:lang w:eastAsia="en-NZ"/>
          <w14:ligatures w14:val="none"/>
        </w:rPr>
        <w:t xml:space="preserve"> on the code </w:t>
      </w:r>
      <w:r w:rsidR="00B0718C" w:rsidRPr="00AF36C7">
        <w:rPr>
          <w:rFonts w:ascii="Abadi" w:eastAsia="Times New Roman" w:hAnsi="Abadi" w:cs="Mangal Pro"/>
          <w:kern w:val="0"/>
          <w:sz w:val="22"/>
          <w:szCs w:val="22"/>
          <w:lang w:eastAsia="en-NZ"/>
          <w14:ligatures w14:val="none"/>
        </w:rPr>
        <w:t>files check their functionality</w:t>
      </w:r>
      <w:r w:rsidR="002A4191" w:rsidRPr="00AF36C7">
        <w:rPr>
          <w:rFonts w:ascii="Abadi" w:eastAsia="Times New Roman" w:hAnsi="Abadi" w:cs="Mangal Pro"/>
          <w:kern w:val="0"/>
          <w:sz w:val="22"/>
          <w:szCs w:val="22"/>
          <w:lang w:eastAsia="en-NZ"/>
          <w14:ligatures w14:val="none"/>
        </w:rPr>
        <w:t xml:space="preserve"> and rating from</w:t>
      </w:r>
      <w:r w:rsidR="00A7480E" w:rsidRPr="00AF36C7">
        <w:rPr>
          <w:rFonts w:ascii="Abadi" w:eastAsia="Times New Roman" w:hAnsi="Abadi" w:cs="Mangal Pro"/>
          <w:kern w:val="0"/>
          <w:sz w:val="22"/>
          <w:szCs w:val="22"/>
          <w:lang w:eastAsia="en-NZ"/>
          <w14:ligatures w14:val="none"/>
        </w:rPr>
        <w:t xml:space="preserve"> the</w:t>
      </w:r>
      <w:r w:rsidR="000339F7" w:rsidRPr="00AF36C7">
        <w:rPr>
          <w:rFonts w:ascii="Abadi" w:eastAsia="Times New Roman" w:hAnsi="Abadi" w:cs="Mangal Pro"/>
          <w:kern w:val="0"/>
          <w:sz w:val="22"/>
          <w:szCs w:val="22"/>
          <w:lang w:eastAsia="en-NZ"/>
          <w14:ligatures w14:val="none"/>
        </w:rPr>
        <w:t xml:space="preserve"> </w:t>
      </w:r>
      <w:r w:rsidR="00B0718C" w:rsidRPr="00AF36C7">
        <w:rPr>
          <w:rFonts w:ascii="Abadi" w:eastAsia="Times New Roman" w:hAnsi="Abadi" w:cs="Mangal Pro"/>
          <w:kern w:val="0"/>
          <w:sz w:val="22"/>
          <w:szCs w:val="22"/>
          <w:lang w:eastAsia="en-NZ"/>
          <w14:ligatures w14:val="none"/>
        </w:rPr>
        <w:t>validation services</w:t>
      </w:r>
      <w:r w:rsidR="000339F7" w:rsidRPr="00AF36C7">
        <w:rPr>
          <w:rFonts w:ascii="Abadi" w:eastAsia="Times New Roman" w:hAnsi="Abadi" w:cs="Mangal Pro"/>
          <w:kern w:val="0"/>
          <w:sz w:val="22"/>
          <w:szCs w:val="22"/>
          <w:lang w:eastAsia="en-NZ"/>
          <w14:ligatures w14:val="none"/>
        </w:rPr>
        <w:t xml:space="preserve"> of</w:t>
      </w:r>
      <w:r w:rsidR="00A7480E" w:rsidRPr="00AF36C7">
        <w:rPr>
          <w:rFonts w:ascii="Abadi" w:eastAsia="Times New Roman" w:hAnsi="Abadi" w:cs="Mangal Pro"/>
          <w:kern w:val="0"/>
          <w:sz w:val="22"/>
          <w:szCs w:val="22"/>
          <w:lang w:eastAsia="en-NZ"/>
          <w14:ligatures w14:val="none"/>
        </w:rPr>
        <w:t xml:space="preserve"> HTML and CS</w:t>
      </w:r>
      <w:r w:rsidR="000339F7" w:rsidRPr="00AF36C7">
        <w:rPr>
          <w:rFonts w:ascii="Abadi" w:eastAsia="Times New Roman" w:hAnsi="Abadi" w:cs="Mangal Pro"/>
          <w:kern w:val="0"/>
          <w:sz w:val="22"/>
          <w:szCs w:val="22"/>
          <w:lang w:eastAsia="en-NZ"/>
          <w14:ligatures w14:val="none"/>
        </w:rPr>
        <w:t>S</w:t>
      </w:r>
      <w:r w:rsidR="002A4191" w:rsidRPr="00AF36C7">
        <w:rPr>
          <w:rFonts w:ascii="Abadi" w:eastAsia="Times New Roman" w:hAnsi="Abadi" w:cs="Mangal Pro"/>
          <w:kern w:val="0"/>
          <w:sz w:val="22"/>
          <w:szCs w:val="22"/>
          <w:lang w:eastAsia="en-NZ"/>
          <w14:ligatures w14:val="none"/>
        </w:rPr>
        <w:t xml:space="preserve"> to see if there were</w:t>
      </w:r>
      <w:r w:rsidR="00BA3ECB" w:rsidRPr="00AF36C7">
        <w:rPr>
          <w:rFonts w:ascii="Abadi" w:eastAsia="Times New Roman" w:hAnsi="Abadi" w:cs="Mangal Pro"/>
          <w:kern w:val="0"/>
          <w:sz w:val="22"/>
          <w:szCs w:val="22"/>
          <w:lang w:eastAsia="en-NZ"/>
          <w14:ligatures w14:val="none"/>
        </w:rPr>
        <w:t xml:space="preserve"> any errors</w:t>
      </w:r>
      <w:r w:rsidR="002A4191" w:rsidRPr="00AF36C7">
        <w:rPr>
          <w:rFonts w:ascii="Abadi" w:eastAsia="Times New Roman" w:hAnsi="Abadi" w:cs="Mangal Pro"/>
          <w:kern w:val="0"/>
          <w:sz w:val="22"/>
          <w:szCs w:val="22"/>
          <w:lang w:eastAsia="en-NZ"/>
          <w14:ligatures w14:val="none"/>
        </w:rPr>
        <w:t xml:space="preserve"> </w:t>
      </w:r>
      <w:r w:rsidR="00BA3ECB" w:rsidRPr="00AF36C7">
        <w:rPr>
          <w:rFonts w:ascii="Abadi" w:eastAsia="Times New Roman" w:hAnsi="Abadi" w:cs="Mangal Pro"/>
          <w:kern w:val="0"/>
          <w:sz w:val="22"/>
          <w:szCs w:val="22"/>
          <w:lang w:eastAsia="en-NZ"/>
          <w14:ligatures w14:val="none"/>
        </w:rPr>
        <w:t xml:space="preserve">present </w:t>
      </w:r>
      <w:r w:rsidR="00050E05" w:rsidRPr="00AF36C7">
        <w:rPr>
          <w:rFonts w:ascii="Abadi" w:eastAsia="Times New Roman" w:hAnsi="Abadi" w:cs="Mangal Pro"/>
          <w:kern w:val="0"/>
          <w:sz w:val="22"/>
          <w:szCs w:val="22"/>
          <w:lang w:eastAsia="en-NZ"/>
          <w14:ligatures w14:val="none"/>
        </w:rPr>
        <w:t>for</w:t>
      </w:r>
      <w:r w:rsidR="00BA3ECB" w:rsidRPr="00AF36C7">
        <w:rPr>
          <w:rFonts w:ascii="Abadi" w:eastAsia="Times New Roman" w:hAnsi="Abadi" w:cs="Mangal Pro"/>
          <w:kern w:val="0"/>
          <w:sz w:val="22"/>
          <w:szCs w:val="22"/>
          <w:lang w:eastAsia="en-NZ"/>
          <w14:ligatures w14:val="none"/>
        </w:rPr>
        <w:t xml:space="preserve"> me to </w:t>
      </w:r>
      <w:r w:rsidR="000339F7" w:rsidRPr="00AF36C7">
        <w:rPr>
          <w:rFonts w:ascii="Abadi" w:eastAsia="Times New Roman" w:hAnsi="Abadi" w:cs="Mangal Pro"/>
          <w:kern w:val="0"/>
          <w:sz w:val="22"/>
          <w:szCs w:val="22"/>
          <w:lang w:eastAsia="en-NZ"/>
          <w14:ligatures w14:val="none"/>
        </w:rPr>
        <w:t>go back</w:t>
      </w:r>
      <w:r w:rsidR="00050E05" w:rsidRPr="00AF36C7">
        <w:rPr>
          <w:rFonts w:ascii="Abadi" w:eastAsia="Times New Roman" w:hAnsi="Abadi" w:cs="Mangal Pro"/>
          <w:kern w:val="0"/>
          <w:sz w:val="22"/>
          <w:szCs w:val="22"/>
          <w:lang w:eastAsia="en-NZ"/>
          <w14:ligatures w14:val="none"/>
        </w:rPr>
        <w:t xml:space="preserve"> and iterate them.</w:t>
      </w:r>
    </w:p>
    <w:p w14:paraId="62D1A2FC" w14:textId="712BF09A" w:rsidR="00BA3ECB" w:rsidRPr="00AF36C7" w:rsidRDefault="00E30C78" w:rsidP="0095622D">
      <w:pPr>
        <w:numPr>
          <w:ilvl w:val="0"/>
          <w:numId w:val="3"/>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Maintenance</w:t>
      </w:r>
      <w:r w:rsidR="00BA3ECB" w:rsidRPr="00AF36C7">
        <w:rPr>
          <w:rFonts w:ascii="Abadi" w:eastAsia="Times New Roman" w:hAnsi="Abadi" w:cs="Mangal Pro"/>
          <w:kern w:val="0"/>
          <w:sz w:val="22"/>
          <w:szCs w:val="22"/>
          <w:lang w:eastAsia="en-NZ"/>
          <w14:ligatures w14:val="none"/>
        </w:rPr>
        <w:t xml:space="preserve"> - Once the </w:t>
      </w:r>
      <w:r w:rsidR="0095622D" w:rsidRPr="00AF36C7">
        <w:rPr>
          <w:rFonts w:ascii="Abadi" w:eastAsia="Times New Roman" w:hAnsi="Abadi" w:cs="Mangal Pro"/>
          <w:kern w:val="0"/>
          <w:sz w:val="22"/>
          <w:szCs w:val="22"/>
          <w:lang w:eastAsia="en-NZ"/>
          <w14:ligatures w14:val="none"/>
        </w:rPr>
        <w:t>project</w:t>
      </w:r>
      <w:r w:rsidR="00BA3ECB" w:rsidRPr="00AF36C7">
        <w:rPr>
          <w:rFonts w:ascii="Abadi" w:eastAsia="Times New Roman" w:hAnsi="Abadi" w:cs="Mangal Pro"/>
          <w:kern w:val="0"/>
          <w:sz w:val="22"/>
          <w:szCs w:val="22"/>
          <w:lang w:eastAsia="en-NZ"/>
          <w14:ligatures w14:val="none"/>
        </w:rPr>
        <w:t xml:space="preserve"> </w:t>
      </w:r>
      <w:r w:rsidR="00050E05" w:rsidRPr="00AF36C7">
        <w:rPr>
          <w:rFonts w:ascii="Abadi" w:eastAsia="Times New Roman" w:hAnsi="Abadi" w:cs="Mangal Pro"/>
          <w:kern w:val="0"/>
          <w:sz w:val="22"/>
          <w:szCs w:val="22"/>
          <w:lang w:eastAsia="en-NZ"/>
          <w14:ligatures w14:val="none"/>
        </w:rPr>
        <w:t>wa</w:t>
      </w:r>
      <w:r w:rsidR="00BA3ECB" w:rsidRPr="00AF36C7">
        <w:rPr>
          <w:rFonts w:ascii="Abadi" w:eastAsia="Times New Roman" w:hAnsi="Abadi" w:cs="Mangal Pro"/>
          <w:kern w:val="0"/>
          <w:sz w:val="22"/>
          <w:szCs w:val="22"/>
          <w:lang w:eastAsia="en-NZ"/>
          <w14:ligatures w14:val="none"/>
        </w:rPr>
        <w:t xml:space="preserve">s ready and considered final, </w:t>
      </w:r>
      <w:r w:rsidR="00EB266E" w:rsidRPr="00AF36C7">
        <w:rPr>
          <w:rFonts w:ascii="Abadi" w:eastAsia="Times New Roman" w:hAnsi="Abadi" w:cs="Mangal Pro"/>
          <w:kern w:val="0"/>
          <w:sz w:val="22"/>
          <w:szCs w:val="22"/>
          <w:lang w:eastAsia="en-NZ"/>
          <w14:ligatures w14:val="none"/>
        </w:rPr>
        <w:t>the website will continue to receive bug fixes and constant updates based on future feedback given by the users.</w:t>
      </w:r>
    </w:p>
    <w:p w14:paraId="2EB28D85" w14:textId="174870A8" w:rsidR="0095622D" w:rsidRPr="00AF36C7" w:rsidRDefault="0095622D" w:rsidP="0095622D">
      <w:p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With the waterfall</w:t>
      </w:r>
      <w:r w:rsidR="00B0718C" w:rsidRPr="00AF36C7">
        <w:rPr>
          <w:rFonts w:ascii="Abadi" w:eastAsia="Times New Roman" w:hAnsi="Abadi" w:cs="Mangal Pro"/>
          <w:kern w:val="0"/>
          <w:sz w:val="22"/>
          <w:szCs w:val="22"/>
          <w:lang w:eastAsia="en-NZ"/>
          <w14:ligatures w14:val="none"/>
        </w:rPr>
        <w:t xml:space="preserve"> project management</w:t>
      </w:r>
      <w:r w:rsidRPr="00AF36C7">
        <w:rPr>
          <w:rFonts w:ascii="Abadi" w:eastAsia="Times New Roman" w:hAnsi="Abadi" w:cs="Mangal Pro"/>
          <w:kern w:val="0"/>
          <w:sz w:val="22"/>
          <w:szCs w:val="22"/>
          <w:lang w:eastAsia="en-NZ"/>
          <w14:ligatures w14:val="none"/>
        </w:rPr>
        <w:t xml:space="preserve"> technique, </w:t>
      </w:r>
      <w:r w:rsidR="002A4191" w:rsidRPr="00AF36C7">
        <w:rPr>
          <w:rFonts w:ascii="Abadi" w:eastAsia="Times New Roman" w:hAnsi="Abadi" w:cs="Mangal Pro"/>
          <w:kern w:val="0"/>
          <w:sz w:val="22"/>
          <w:szCs w:val="22"/>
          <w:lang w:eastAsia="en-NZ"/>
          <w14:ligatures w14:val="none"/>
        </w:rPr>
        <w:t>this helped me</w:t>
      </w:r>
      <w:r w:rsidR="00694E4A" w:rsidRPr="00AF36C7">
        <w:rPr>
          <w:rFonts w:ascii="Abadi" w:eastAsia="Times New Roman" w:hAnsi="Abadi" w:cs="Mangal Pro"/>
          <w:kern w:val="0"/>
          <w:sz w:val="22"/>
          <w:szCs w:val="22"/>
          <w:lang w:eastAsia="en-NZ"/>
          <w14:ligatures w14:val="none"/>
        </w:rPr>
        <w:t xml:space="preserve"> map out my project development tasks and develop and iterate my project based on the provided feedback</w:t>
      </w:r>
      <w:r w:rsidR="006747A0" w:rsidRPr="00AF36C7">
        <w:rPr>
          <w:rFonts w:ascii="Abadi" w:eastAsia="Times New Roman" w:hAnsi="Abadi" w:cs="Mangal Pro"/>
          <w:kern w:val="0"/>
          <w:sz w:val="22"/>
          <w:szCs w:val="22"/>
          <w:lang w:eastAsia="en-NZ"/>
          <w14:ligatures w14:val="none"/>
        </w:rPr>
        <w:t xml:space="preserve"> </w:t>
      </w:r>
      <w:r w:rsidR="00694E4A" w:rsidRPr="00AF36C7">
        <w:rPr>
          <w:rFonts w:ascii="Abadi" w:eastAsia="Times New Roman" w:hAnsi="Abadi" w:cs="Mangal Pro"/>
          <w:kern w:val="0"/>
          <w:sz w:val="22"/>
          <w:szCs w:val="22"/>
          <w:lang w:eastAsia="en-NZ"/>
          <w14:ligatures w14:val="none"/>
        </w:rPr>
        <w:t xml:space="preserve">to achieve the best version of </w:t>
      </w:r>
      <w:r w:rsidR="0018066A" w:rsidRPr="00AF36C7">
        <w:rPr>
          <w:rFonts w:ascii="Abadi" w:eastAsia="Times New Roman" w:hAnsi="Abadi" w:cs="Mangal Pro"/>
          <w:kern w:val="0"/>
          <w:sz w:val="22"/>
          <w:szCs w:val="22"/>
          <w:lang w:eastAsia="en-NZ"/>
          <w14:ligatures w14:val="none"/>
        </w:rPr>
        <w:t>the website.</w:t>
      </w:r>
    </w:p>
    <w:p w14:paraId="300B84C0" w14:textId="2688A550" w:rsidR="0018066A" w:rsidRPr="00AF36C7" w:rsidRDefault="00635DD2" w:rsidP="0095622D">
      <w:pPr>
        <w:spacing w:before="100" w:beforeAutospacing="1" w:after="100" w:afterAutospacing="1" w:line="276" w:lineRule="auto"/>
        <w:jc w:val="both"/>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lastRenderedPageBreak/>
        <w:t xml:space="preserve">Task 3: </w:t>
      </w:r>
      <w:r w:rsidR="00553738" w:rsidRPr="00AF36C7">
        <w:rPr>
          <w:rFonts w:ascii="Abadi" w:eastAsia="Times New Roman" w:hAnsi="Abadi" w:cs="Mangal Pro"/>
          <w:b/>
          <w:bCs/>
          <w:kern w:val="0"/>
          <w:sz w:val="22"/>
          <w:szCs w:val="22"/>
          <w:lang w:eastAsia="en-NZ"/>
          <w14:ligatures w14:val="none"/>
        </w:rPr>
        <w:t xml:space="preserve">Project </w:t>
      </w:r>
      <w:r w:rsidR="005A12F6" w:rsidRPr="00AF36C7">
        <w:rPr>
          <w:rFonts w:ascii="Abadi" w:eastAsia="Times New Roman" w:hAnsi="Abadi" w:cs="Mangal Pro"/>
          <w:b/>
          <w:bCs/>
          <w:kern w:val="0"/>
          <w:sz w:val="22"/>
          <w:szCs w:val="22"/>
          <w:lang w:eastAsia="en-NZ"/>
          <w14:ligatures w14:val="none"/>
        </w:rPr>
        <w:t xml:space="preserve">Development </w:t>
      </w:r>
      <w:r w:rsidR="00553738" w:rsidRPr="00AF36C7">
        <w:rPr>
          <w:rFonts w:ascii="Abadi" w:eastAsia="Times New Roman" w:hAnsi="Abadi" w:cs="Mangal Pro"/>
          <w:b/>
          <w:bCs/>
          <w:kern w:val="0"/>
          <w:sz w:val="22"/>
          <w:szCs w:val="22"/>
          <w:lang w:eastAsia="en-NZ"/>
          <w14:ligatures w14:val="none"/>
        </w:rPr>
        <w:t>Tools</w:t>
      </w:r>
    </w:p>
    <w:p w14:paraId="1BABF99D" w14:textId="54B7E4EC" w:rsidR="003F7F6D" w:rsidRPr="00AF36C7" w:rsidRDefault="003F7F6D" w:rsidP="0095622D">
      <w:p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Before proceeding with the development of my project, I g</w:t>
      </w:r>
      <w:r w:rsidR="00382360" w:rsidRPr="00AF36C7">
        <w:rPr>
          <w:rFonts w:ascii="Abadi" w:eastAsia="Times New Roman" w:hAnsi="Abadi" w:cs="Mangal Pro"/>
          <w:kern w:val="0"/>
          <w:sz w:val="22"/>
          <w:szCs w:val="22"/>
          <w:lang w:eastAsia="en-NZ"/>
          <w14:ligatures w14:val="none"/>
        </w:rPr>
        <w:t>athered other project development tools that are relevant and beneficial</w:t>
      </w:r>
      <w:r w:rsidR="00A96D98" w:rsidRPr="00AF36C7">
        <w:rPr>
          <w:rFonts w:ascii="Abadi" w:eastAsia="Times New Roman" w:hAnsi="Abadi" w:cs="Mangal Pro"/>
          <w:kern w:val="0"/>
          <w:sz w:val="22"/>
          <w:szCs w:val="22"/>
          <w:lang w:eastAsia="en-NZ"/>
          <w14:ligatures w14:val="none"/>
        </w:rPr>
        <w:t xml:space="preserve"> for the development process. </w:t>
      </w:r>
      <w:r w:rsidR="008C2DD6" w:rsidRPr="00AF36C7">
        <w:rPr>
          <w:rFonts w:ascii="Abadi" w:eastAsia="Times New Roman" w:hAnsi="Abadi" w:cs="Mangal Pro"/>
          <w:kern w:val="0"/>
          <w:sz w:val="22"/>
          <w:szCs w:val="22"/>
          <w:lang w:eastAsia="en-NZ"/>
          <w14:ligatures w14:val="none"/>
        </w:rPr>
        <w:t xml:space="preserve">Below are the </w:t>
      </w:r>
      <w:r w:rsidR="00DC3BF3" w:rsidRPr="00AF36C7">
        <w:rPr>
          <w:rFonts w:ascii="Abadi" w:eastAsia="Times New Roman" w:hAnsi="Abadi" w:cs="Mangal Pro"/>
          <w:kern w:val="0"/>
          <w:sz w:val="22"/>
          <w:szCs w:val="22"/>
          <w:lang w:eastAsia="en-NZ"/>
          <w14:ligatures w14:val="none"/>
        </w:rPr>
        <w:t>following</w:t>
      </w:r>
      <w:r w:rsidR="008C2DD6" w:rsidRPr="00AF36C7">
        <w:rPr>
          <w:rFonts w:ascii="Abadi" w:eastAsia="Times New Roman" w:hAnsi="Abadi" w:cs="Mangal Pro"/>
          <w:kern w:val="0"/>
          <w:sz w:val="22"/>
          <w:szCs w:val="22"/>
          <w:lang w:eastAsia="en-NZ"/>
          <w14:ligatures w14:val="none"/>
        </w:rPr>
        <w:t>:</w:t>
      </w:r>
    </w:p>
    <w:tbl>
      <w:tblPr>
        <w:tblStyle w:val="TableGrid"/>
        <w:tblW w:w="0" w:type="auto"/>
        <w:tblLook w:val="04A0" w:firstRow="1" w:lastRow="0" w:firstColumn="1" w:lastColumn="0" w:noHBand="0" w:noVBand="1"/>
      </w:tblPr>
      <w:tblGrid>
        <w:gridCol w:w="2122"/>
        <w:gridCol w:w="2268"/>
        <w:gridCol w:w="3452"/>
        <w:gridCol w:w="2614"/>
      </w:tblGrid>
      <w:tr w:rsidR="009374F3" w:rsidRPr="00AF36C7" w14:paraId="1CD8399C" w14:textId="77777777" w:rsidTr="00C40705">
        <w:tc>
          <w:tcPr>
            <w:tcW w:w="2122" w:type="dxa"/>
          </w:tcPr>
          <w:p w14:paraId="022251EF" w14:textId="07E777BA" w:rsidR="009374F3" w:rsidRPr="00AF36C7" w:rsidRDefault="009374F3" w:rsidP="009374F3">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Tool</w:t>
            </w:r>
          </w:p>
        </w:tc>
        <w:tc>
          <w:tcPr>
            <w:tcW w:w="2268" w:type="dxa"/>
          </w:tcPr>
          <w:p w14:paraId="79ADFFD5" w14:textId="2B35D090" w:rsidR="009374F3" w:rsidRPr="00AF36C7" w:rsidRDefault="009374F3" w:rsidP="009374F3">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Purpose</w:t>
            </w:r>
          </w:p>
        </w:tc>
        <w:tc>
          <w:tcPr>
            <w:tcW w:w="3452" w:type="dxa"/>
          </w:tcPr>
          <w:p w14:paraId="233C8F8F" w14:textId="106943EA" w:rsidR="009374F3" w:rsidRPr="00AF36C7" w:rsidRDefault="009374F3" w:rsidP="009374F3">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Pros</w:t>
            </w:r>
          </w:p>
        </w:tc>
        <w:tc>
          <w:tcPr>
            <w:tcW w:w="2614" w:type="dxa"/>
          </w:tcPr>
          <w:p w14:paraId="655C3132" w14:textId="51CB415A" w:rsidR="009374F3" w:rsidRPr="00AF36C7" w:rsidRDefault="009374F3" w:rsidP="009374F3">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Cons</w:t>
            </w:r>
          </w:p>
        </w:tc>
      </w:tr>
      <w:tr w:rsidR="009374F3" w:rsidRPr="00AF36C7" w14:paraId="7A2AD233" w14:textId="77777777" w:rsidTr="00C40705">
        <w:tc>
          <w:tcPr>
            <w:tcW w:w="2122" w:type="dxa"/>
          </w:tcPr>
          <w:p w14:paraId="69556ED5" w14:textId="77777777" w:rsidR="0003142B" w:rsidRPr="00AF36C7" w:rsidRDefault="0003142B"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2E26E579" w14:textId="73679F41" w:rsidR="009374F3" w:rsidRPr="00AF36C7" w:rsidRDefault="005A12F6"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Trello</w:t>
            </w:r>
          </w:p>
        </w:tc>
        <w:tc>
          <w:tcPr>
            <w:tcW w:w="2268" w:type="dxa"/>
          </w:tcPr>
          <w:p w14:paraId="253E1798" w14:textId="01906694" w:rsidR="009374F3" w:rsidRPr="00AF36C7" w:rsidRDefault="00877D84"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A management tool </w:t>
            </w:r>
            <w:r w:rsidR="0089379D" w:rsidRPr="00AF36C7">
              <w:rPr>
                <w:rFonts w:ascii="Abadi" w:eastAsia="Times New Roman" w:hAnsi="Abadi" w:cs="Mangal Pro"/>
                <w:kern w:val="0"/>
                <w:sz w:val="22"/>
                <w:szCs w:val="22"/>
                <w:lang w:eastAsia="en-NZ"/>
                <w14:ligatures w14:val="none"/>
              </w:rPr>
              <w:t>to</w:t>
            </w:r>
            <w:r w:rsidRPr="00AF36C7">
              <w:rPr>
                <w:rFonts w:ascii="Abadi" w:eastAsia="Times New Roman" w:hAnsi="Abadi" w:cs="Mangal Pro"/>
                <w:kern w:val="0"/>
                <w:sz w:val="22"/>
                <w:szCs w:val="22"/>
                <w:lang w:eastAsia="en-NZ"/>
                <w14:ligatures w14:val="none"/>
              </w:rPr>
              <w:t xml:space="preserve"> organize tasks using a visual board to see what is needed to do, ongoing, and done.</w:t>
            </w:r>
          </w:p>
        </w:tc>
        <w:tc>
          <w:tcPr>
            <w:tcW w:w="3452" w:type="dxa"/>
          </w:tcPr>
          <w:p w14:paraId="5A1BE461" w14:textId="1C39DC39" w:rsidR="008B51A6" w:rsidRPr="00AF36C7" w:rsidRDefault="00CC3E48"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 </w:t>
            </w:r>
            <w:r w:rsidR="00C40705" w:rsidRPr="00AF36C7">
              <w:rPr>
                <w:rFonts w:ascii="Abadi" w:eastAsia="Times New Roman" w:hAnsi="Abadi" w:cs="Mangal Pro"/>
                <w:kern w:val="0"/>
                <w:sz w:val="22"/>
                <w:szCs w:val="22"/>
                <w:lang w:eastAsia="en-NZ"/>
                <w14:ligatures w14:val="none"/>
              </w:rPr>
              <w:t>Easy to use and</w:t>
            </w:r>
            <w:r w:rsidRPr="00AF36C7">
              <w:rPr>
                <w:rFonts w:ascii="Abadi" w:eastAsia="Times New Roman" w:hAnsi="Abadi" w:cs="Mangal Pro"/>
                <w:kern w:val="0"/>
                <w:sz w:val="22"/>
                <w:szCs w:val="22"/>
                <w:lang w:eastAsia="en-NZ"/>
                <w14:ligatures w14:val="none"/>
              </w:rPr>
              <w:t xml:space="preserve"> </w:t>
            </w:r>
            <w:r w:rsidR="00C40705" w:rsidRPr="00AF36C7">
              <w:rPr>
                <w:rFonts w:ascii="Abadi" w:eastAsia="Times New Roman" w:hAnsi="Abadi" w:cs="Mangal Pro"/>
                <w:kern w:val="0"/>
                <w:sz w:val="22"/>
                <w:szCs w:val="22"/>
                <w:lang w:eastAsia="en-NZ"/>
                <w14:ligatures w14:val="none"/>
              </w:rPr>
              <w:t>straightforwar</w:t>
            </w:r>
            <w:r w:rsidR="008B51A6" w:rsidRPr="00AF36C7">
              <w:rPr>
                <w:rFonts w:ascii="Abadi" w:eastAsia="Times New Roman" w:hAnsi="Abadi" w:cs="Mangal Pro"/>
                <w:kern w:val="0"/>
                <w:sz w:val="22"/>
                <w:szCs w:val="22"/>
                <w:lang w:eastAsia="en-NZ"/>
                <w14:ligatures w14:val="none"/>
              </w:rPr>
              <w:t>d</w:t>
            </w:r>
            <w:r w:rsidR="0055595D"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8B51A6" w:rsidRPr="00AF36C7">
              <w:rPr>
                <w:rFonts w:ascii="Abadi" w:eastAsia="Times New Roman" w:hAnsi="Abadi" w:cs="Mangal Pro"/>
                <w:kern w:val="0"/>
                <w:sz w:val="22"/>
                <w:szCs w:val="22"/>
                <w:lang w:eastAsia="en-NZ"/>
                <w14:ligatures w14:val="none"/>
              </w:rPr>
              <w:t>Features a virtual visual board</w:t>
            </w:r>
            <w:r w:rsidR="0003142B"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w:t>
            </w:r>
            <w:r w:rsidR="008B51A6" w:rsidRPr="00AF36C7">
              <w:rPr>
                <w:rFonts w:ascii="Abadi" w:eastAsia="Times New Roman" w:hAnsi="Abadi" w:cs="Mangal Pro"/>
                <w:kern w:val="0"/>
                <w:sz w:val="22"/>
                <w:szCs w:val="22"/>
                <w:lang w:eastAsia="en-NZ"/>
                <w14:ligatures w14:val="none"/>
              </w:rPr>
              <w:t>Can invite collaborators</w:t>
            </w:r>
          </w:p>
        </w:tc>
        <w:tc>
          <w:tcPr>
            <w:tcW w:w="2614" w:type="dxa"/>
          </w:tcPr>
          <w:p w14:paraId="5D60FC43" w14:textId="77777777" w:rsidR="0003142B" w:rsidRPr="00AF36C7" w:rsidRDefault="0003142B" w:rsidP="001F6ABB">
            <w:pPr>
              <w:rPr>
                <w:rFonts w:ascii="Abadi" w:eastAsia="Times New Roman" w:hAnsi="Abadi" w:cs="Mangal Pro"/>
                <w:kern w:val="0"/>
                <w:sz w:val="22"/>
                <w:szCs w:val="22"/>
                <w:lang w:eastAsia="en-NZ"/>
                <w14:ligatures w14:val="none"/>
              </w:rPr>
            </w:pPr>
          </w:p>
          <w:p w14:paraId="4729697D" w14:textId="77777777" w:rsidR="0003142B" w:rsidRPr="00AF36C7" w:rsidRDefault="0003142B" w:rsidP="001F6ABB">
            <w:pPr>
              <w:rPr>
                <w:rFonts w:ascii="Abadi" w:eastAsia="Times New Roman" w:hAnsi="Abadi" w:cs="Mangal Pro"/>
                <w:kern w:val="0"/>
                <w:sz w:val="22"/>
                <w:szCs w:val="22"/>
                <w:lang w:eastAsia="en-NZ"/>
                <w14:ligatures w14:val="none"/>
              </w:rPr>
            </w:pPr>
          </w:p>
          <w:p w14:paraId="7B1545FC" w14:textId="50B250EE" w:rsidR="009374F3" w:rsidRPr="00AF36C7" w:rsidRDefault="000D57B4" w:rsidP="001F6ABB">
            <w:pP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8B51A6" w:rsidRPr="00AF36C7">
              <w:rPr>
                <w:rFonts w:ascii="Abadi" w:eastAsia="Times New Roman" w:hAnsi="Abadi" w:cs="Mangal Pro"/>
                <w:kern w:val="0"/>
                <w:sz w:val="22"/>
                <w:szCs w:val="22"/>
                <w:lang w:eastAsia="en-NZ"/>
                <w14:ligatures w14:val="none"/>
              </w:rPr>
              <w:t>A bit tricky to use for beginners</w:t>
            </w:r>
          </w:p>
        </w:tc>
      </w:tr>
      <w:tr w:rsidR="009374F3" w:rsidRPr="00AF36C7" w14:paraId="32182F82" w14:textId="77777777" w:rsidTr="001F6ABB">
        <w:trPr>
          <w:trHeight w:val="1303"/>
        </w:trPr>
        <w:tc>
          <w:tcPr>
            <w:tcW w:w="2122" w:type="dxa"/>
          </w:tcPr>
          <w:p w14:paraId="7F79F0E2" w14:textId="77777777" w:rsidR="000A57B9" w:rsidRPr="00AF36C7" w:rsidRDefault="000A57B9"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57CEDFE5" w14:textId="4E932EDF" w:rsidR="009374F3" w:rsidRPr="00AF36C7" w:rsidRDefault="005A12F6"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GitHub</w:t>
            </w:r>
          </w:p>
        </w:tc>
        <w:tc>
          <w:tcPr>
            <w:tcW w:w="2268" w:type="dxa"/>
          </w:tcPr>
          <w:p w14:paraId="3670274A" w14:textId="06909ABA" w:rsidR="009374F3"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3142B" w:rsidRPr="00AF36C7">
              <w:rPr>
                <w:rFonts w:ascii="Abadi" w:eastAsia="Times New Roman" w:hAnsi="Abadi" w:cs="Mangal Pro"/>
                <w:kern w:val="0"/>
                <w:sz w:val="22"/>
                <w:szCs w:val="22"/>
                <w:lang w:eastAsia="en-NZ"/>
                <w14:ligatures w14:val="none"/>
              </w:rPr>
              <w:t>A version control tool that tracks the changes made for the code files using Git.</w:t>
            </w:r>
          </w:p>
        </w:tc>
        <w:tc>
          <w:tcPr>
            <w:tcW w:w="3452" w:type="dxa"/>
          </w:tcPr>
          <w:p w14:paraId="49811512" w14:textId="77777777" w:rsidR="008B51A6" w:rsidRPr="00AF36C7" w:rsidRDefault="008B51A6" w:rsidP="001F6ABB">
            <w:pPr>
              <w:rPr>
                <w:rFonts w:ascii="Abadi" w:eastAsia="Times New Roman" w:hAnsi="Abadi" w:cs="Mangal Pro"/>
                <w:kern w:val="0"/>
                <w:sz w:val="22"/>
                <w:szCs w:val="22"/>
                <w:lang w:eastAsia="en-NZ"/>
                <w14:ligatures w14:val="none"/>
              </w:rPr>
            </w:pPr>
          </w:p>
          <w:p w14:paraId="07A00639" w14:textId="03CFF790" w:rsidR="009374F3" w:rsidRPr="00AF36C7" w:rsidRDefault="001F6ABB" w:rsidP="001F6ABB">
            <w:pP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8B51A6" w:rsidRPr="00AF36C7">
              <w:rPr>
                <w:rFonts w:ascii="Abadi" w:eastAsia="Times New Roman" w:hAnsi="Abadi" w:cs="Mangal Pro"/>
                <w:kern w:val="0"/>
                <w:sz w:val="22"/>
                <w:szCs w:val="22"/>
                <w:lang w:eastAsia="en-NZ"/>
                <w14:ligatures w14:val="none"/>
              </w:rPr>
              <w:t>Can invite collaborators</w:t>
            </w:r>
          </w:p>
        </w:tc>
        <w:tc>
          <w:tcPr>
            <w:tcW w:w="2614" w:type="dxa"/>
          </w:tcPr>
          <w:p w14:paraId="211B5EFF" w14:textId="5B2F9A05" w:rsidR="009374F3" w:rsidRPr="00AF36C7" w:rsidRDefault="001F6ABB" w:rsidP="001F6ABB">
            <w:pP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 </w:t>
            </w:r>
            <w:r w:rsidR="008B51A6" w:rsidRPr="00AF36C7">
              <w:rPr>
                <w:rFonts w:ascii="Abadi" w:eastAsia="Times New Roman" w:hAnsi="Abadi" w:cs="Mangal Pro"/>
                <w:kern w:val="0"/>
                <w:sz w:val="22"/>
                <w:szCs w:val="22"/>
                <w:lang w:eastAsia="en-NZ"/>
                <w14:ligatures w14:val="none"/>
              </w:rPr>
              <w:t>Difficult to use and locate repositories when not familiarized</w:t>
            </w:r>
          </w:p>
        </w:tc>
      </w:tr>
      <w:tr w:rsidR="009374F3" w:rsidRPr="00AF36C7" w14:paraId="398DC4A8" w14:textId="77777777" w:rsidTr="001F6ABB">
        <w:trPr>
          <w:trHeight w:val="2129"/>
        </w:trPr>
        <w:tc>
          <w:tcPr>
            <w:tcW w:w="2122" w:type="dxa"/>
          </w:tcPr>
          <w:p w14:paraId="3BECA855" w14:textId="77777777" w:rsidR="00112061" w:rsidRPr="00AF36C7" w:rsidRDefault="00112061"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64E36404" w14:textId="271F34C4" w:rsidR="009374F3" w:rsidRPr="00AF36C7" w:rsidRDefault="001F6ABB"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5A12F6" w:rsidRPr="00AF36C7">
              <w:rPr>
                <w:rFonts w:ascii="Abadi" w:eastAsia="Times New Roman" w:hAnsi="Abadi" w:cs="Mangal Pro"/>
                <w:kern w:val="0"/>
                <w:sz w:val="22"/>
                <w:szCs w:val="22"/>
                <w:lang w:eastAsia="en-NZ"/>
                <w14:ligatures w14:val="none"/>
              </w:rPr>
              <w:t xml:space="preserve">Visual Studio </w:t>
            </w:r>
            <w:r w:rsidR="00076442" w:rsidRPr="00AF36C7">
              <w:rPr>
                <w:rFonts w:ascii="Abadi" w:eastAsia="Times New Roman" w:hAnsi="Abadi" w:cs="Mangal Pro"/>
                <w:kern w:val="0"/>
                <w:sz w:val="22"/>
                <w:szCs w:val="22"/>
                <w:lang w:eastAsia="en-NZ"/>
                <w14:ligatures w14:val="none"/>
              </w:rPr>
              <w:t xml:space="preserve">      </w:t>
            </w:r>
            <w:r w:rsidR="005A12F6" w:rsidRPr="00AF36C7">
              <w:rPr>
                <w:rFonts w:ascii="Abadi" w:eastAsia="Times New Roman" w:hAnsi="Abadi" w:cs="Mangal Pro"/>
                <w:kern w:val="0"/>
                <w:sz w:val="22"/>
                <w:szCs w:val="22"/>
                <w:lang w:eastAsia="en-NZ"/>
                <w14:ligatures w14:val="none"/>
              </w:rPr>
              <w:t>Code</w:t>
            </w:r>
            <w:r w:rsidR="001736CE" w:rsidRPr="00AF36C7">
              <w:rPr>
                <w:rFonts w:ascii="Abadi" w:eastAsia="Times New Roman" w:hAnsi="Abadi" w:cs="Mangal Pro"/>
                <w:kern w:val="0"/>
                <w:sz w:val="22"/>
                <w:szCs w:val="22"/>
                <w:lang w:eastAsia="en-NZ"/>
                <w14:ligatures w14:val="none"/>
              </w:rPr>
              <w:t xml:space="preserve"> (VS Code)</w:t>
            </w:r>
          </w:p>
        </w:tc>
        <w:tc>
          <w:tcPr>
            <w:tcW w:w="2268" w:type="dxa"/>
          </w:tcPr>
          <w:p w14:paraId="0280ECD6" w14:textId="227CC24E" w:rsidR="009374F3"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7D14F2" w:rsidRPr="00AF36C7">
              <w:rPr>
                <w:rFonts w:ascii="Abadi" w:eastAsia="Times New Roman" w:hAnsi="Abadi" w:cs="Mangal Pro"/>
                <w:kern w:val="0"/>
                <w:sz w:val="22"/>
                <w:szCs w:val="22"/>
                <w:lang w:eastAsia="en-NZ"/>
                <w14:ligatures w14:val="none"/>
              </w:rPr>
              <w:t xml:space="preserve">A code editor developed by Microsoft </w:t>
            </w:r>
            <w:r w:rsidR="00112061" w:rsidRPr="00AF36C7">
              <w:rPr>
                <w:rFonts w:ascii="Abadi" w:eastAsia="Times New Roman" w:hAnsi="Abadi" w:cs="Mangal Pro"/>
                <w:kern w:val="0"/>
                <w:sz w:val="22"/>
                <w:szCs w:val="22"/>
                <w:lang w:eastAsia="en-NZ"/>
                <w14:ligatures w14:val="none"/>
              </w:rPr>
              <w:t>to write, edit, and debug programmed code files</w:t>
            </w:r>
            <w:r w:rsidR="00065765" w:rsidRPr="00AF36C7">
              <w:rPr>
                <w:rFonts w:ascii="Abadi" w:eastAsia="Times New Roman" w:hAnsi="Abadi" w:cs="Mangal Pro"/>
                <w:kern w:val="0"/>
                <w:sz w:val="22"/>
                <w:szCs w:val="22"/>
                <w:lang w:eastAsia="en-NZ"/>
                <w14:ligatures w14:val="none"/>
              </w:rPr>
              <w:t xml:space="preserve"> in HTML. CSS, and JavaScript</w:t>
            </w:r>
            <w:r w:rsidR="00112061" w:rsidRPr="00AF36C7">
              <w:rPr>
                <w:rFonts w:ascii="Abadi" w:eastAsia="Times New Roman" w:hAnsi="Abadi" w:cs="Mangal Pro"/>
                <w:kern w:val="0"/>
                <w:sz w:val="22"/>
                <w:szCs w:val="22"/>
                <w:lang w:eastAsia="en-NZ"/>
                <w14:ligatures w14:val="none"/>
              </w:rPr>
              <w:t>.</w:t>
            </w:r>
          </w:p>
        </w:tc>
        <w:tc>
          <w:tcPr>
            <w:tcW w:w="3452" w:type="dxa"/>
          </w:tcPr>
          <w:p w14:paraId="2B2CA97A" w14:textId="77777777" w:rsidR="0055595D" w:rsidRPr="00AF36C7" w:rsidRDefault="0055595D" w:rsidP="001F6ABB">
            <w:pPr>
              <w:spacing w:before="100" w:beforeAutospacing="1" w:after="100" w:afterAutospacing="1"/>
              <w:rPr>
                <w:rFonts w:ascii="Abadi" w:eastAsia="Times New Roman" w:hAnsi="Abadi" w:cs="Mangal Pro"/>
                <w:kern w:val="0"/>
                <w:sz w:val="22"/>
                <w:szCs w:val="22"/>
                <w:lang w:eastAsia="en-NZ"/>
                <w14:ligatures w14:val="none"/>
              </w:rPr>
            </w:pPr>
          </w:p>
          <w:p w14:paraId="270A7921" w14:textId="4458E2B5" w:rsidR="0055595D" w:rsidRPr="00AF36C7" w:rsidRDefault="000D57B4"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55595D" w:rsidRPr="00AF36C7">
              <w:rPr>
                <w:rFonts w:ascii="Abadi" w:eastAsia="Times New Roman" w:hAnsi="Abadi" w:cs="Mangal Pro"/>
                <w:kern w:val="0"/>
                <w:sz w:val="22"/>
                <w:szCs w:val="22"/>
                <w:lang w:eastAsia="en-NZ"/>
                <w14:ligatures w14:val="none"/>
              </w:rPr>
              <w:t xml:space="preserve">Fast and lightweight         </w:t>
            </w:r>
            <w:r w:rsidR="00CC3E48"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w:t>
            </w:r>
            <w:r w:rsidR="0055595D" w:rsidRPr="00AF36C7">
              <w:rPr>
                <w:rFonts w:ascii="Abadi" w:eastAsia="Times New Roman" w:hAnsi="Abadi" w:cs="Mangal Pro"/>
                <w:kern w:val="0"/>
                <w:sz w:val="22"/>
                <w:szCs w:val="22"/>
                <w:lang w:eastAsia="en-NZ"/>
                <w14:ligatures w14:val="none"/>
              </w:rPr>
              <w:t xml:space="preserve">Contains a built-in terminal and Git                                               </w:t>
            </w:r>
            <w:r w:rsidRPr="00AF36C7">
              <w:rPr>
                <w:rFonts w:ascii="Abadi" w:eastAsia="Times New Roman" w:hAnsi="Abadi" w:cs="Mangal Pro"/>
                <w:kern w:val="0"/>
                <w:sz w:val="22"/>
                <w:szCs w:val="22"/>
                <w:lang w:eastAsia="en-NZ"/>
                <w14:ligatures w14:val="none"/>
              </w:rPr>
              <w:t xml:space="preserve">- </w:t>
            </w:r>
            <w:r w:rsidR="0055595D" w:rsidRPr="00AF36C7">
              <w:rPr>
                <w:rFonts w:ascii="Abadi" w:eastAsia="Times New Roman" w:hAnsi="Abadi" w:cs="Mangal Pro"/>
                <w:kern w:val="0"/>
                <w:sz w:val="22"/>
                <w:szCs w:val="22"/>
                <w:lang w:eastAsia="en-NZ"/>
                <w14:ligatures w14:val="none"/>
              </w:rPr>
              <w:t>Can run on all computers</w:t>
            </w:r>
          </w:p>
        </w:tc>
        <w:tc>
          <w:tcPr>
            <w:tcW w:w="2614" w:type="dxa"/>
          </w:tcPr>
          <w:p w14:paraId="67C23499" w14:textId="77777777" w:rsidR="009374F3" w:rsidRPr="00AF36C7" w:rsidRDefault="009374F3" w:rsidP="001F6ABB">
            <w:pPr>
              <w:spacing w:before="100" w:beforeAutospacing="1" w:after="100" w:afterAutospacing="1"/>
              <w:rPr>
                <w:rFonts w:ascii="Abadi" w:eastAsia="Times New Roman" w:hAnsi="Abadi" w:cs="Mangal Pro"/>
                <w:kern w:val="0"/>
                <w:sz w:val="22"/>
                <w:szCs w:val="22"/>
                <w:lang w:eastAsia="en-NZ"/>
                <w14:ligatures w14:val="none"/>
              </w:rPr>
            </w:pPr>
          </w:p>
          <w:p w14:paraId="1F54F9E7" w14:textId="7B74443B" w:rsidR="0055595D" w:rsidRPr="00AF36C7" w:rsidRDefault="000D57B4"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55595D" w:rsidRPr="00AF36C7">
              <w:rPr>
                <w:rFonts w:ascii="Abadi" w:eastAsia="Times New Roman" w:hAnsi="Abadi" w:cs="Mangal Pro"/>
                <w:kern w:val="0"/>
                <w:sz w:val="22"/>
                <w:szCs w:val="22"/>
                <w:lang w:eastAsia="en-NZ"/>
                <w14:ligatures w14:val="none"/>
              </w:rPr>
              <w:t xml:space="preserve">Difficult to </w:t>
            </w:r>
            <w:r w:rsidR="007D68C3" w:rsidRPr="00AF36C7">
              <w:rPr>
                <w:rFonts w:ascii="Abadi" w:eastAsia="Times New Roman" w:hAnsi="Abadi" w:cs="Mangal Pro"/>
                <w:kern w:val="0"/>
                <w:sz w:val="22"/>
                <w:szCs w:val="22"/>
                <w:lang w:eastAsia="en-NZ"/>
                <w14:ligatures w14:val="none"/>
              </w:rPr>
              <w:t>set up</w:t>
            </w:r>
            <w:r w:rsidR="0055595D" w:rsidRPr="00AF36C7">
              <w:rPr>
                <w:rFonts w:ascii="Abadi" w:eastAsia="Times New Roman" w:hAnsi="Abadi" w:cs="Mangal Pro"/>
                <w:kern w:val="0"/>
                <w:sz w:val="22"/>
                <w:szCs w:val="22"/>
                <w:lang w:eastAsia="en-NZ"/>
                <w14:ligatures w14:val="none"/>
              </w:rPr>
              <w:t xml:space="preserve"> for beginners</w:t>
            </w:r>
            <w:r w:rsidR="007D68C3"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 </w:t>
            </w:r>
            <w:r w:rsidR="007D68C3" w:rsidRPr="00AF36C7">
              <w:rPr>
                <w:rFonts w:ascii="Abadi" w:eastAsia="Times New Roman" w:hAnsi="Abadi" w:cs="Mangal Pro"/>
                <w:kern w:val="0"/>
                <w:sz w:val="22"/>
                <w:szCs w:val="22"/>
                <w:lang w:eastAsia="en-NZ"/>
                <w14:ligatures w14:val="none"/>
              </w:rPr>
              <w:t>Limited tools</w:t>
            </w:r>
            <w:r w:rsidR="00CC3E48" w:rsidRPr="00AF36C7">
              <w:rPr>
                <w:rFonts w:ascii="Abadi" w:eastAsia="Times New Roman" w:hAnsi="Abadi" w:cs="Mangal Pro"/>
                <w:kern w:val="0"/>
                <w:sz w:val="22"/>
                <w:szCs w:val="22"/>
                <w:lang w:eastAsia="en-NZ"/>
                <w14:ligatures w14:val="none"/>
              </w:rPr>
              <w:t xml:space="preserve"> for heavy coding</w:t>
            </w:r>
          </w:p>
          <w:p w14:paraId="57D5A0FC" w14:textId="3DCFB9AC" w:rsidR="0055595D" w:rsidRPr="00AF36C7" w:rsidRDefault="0055595D" w:rsidP="001F6ABB">
            <w:pPr>
              <w:spacing w:before="100" w:beforeAutospacing="1" w:after="100" w:afterAutospacing="1"/>
              <w:rPr>
                <w:rFonts w:ascii="Abadi" w:eastAsia="Times New Roman" w:hAnsi="Abadi" w:cs="Mangal Pro"/>
                <w:kern w:val="0"/>
                <w:sz w:val="22"/>
                <w:szCs w:val="22"/>
                <w:lang w:eastAsia="en-NZ"/>
                <w14:ligatures w14:val="none"/>
              </w:rPr>
            </w:pPr>
          </w:p>
        </w:tc>
      </w:tr>
      <w:tr w:rsidR="009374F3" w:rsidRPr="00AF36C7" w14:paraId="07B25796" w14:textId="77777777" w:rsidTr="00D853FE">
        <w:trPr>
          <w:trHeight w:val="2061"/>
        </w:trPr>
        <w:tc>
          <w:tcPr>
            <w:tcW w:w="2122" w:type="dxa"/>
          </w:tcPr>
          <w:p w14:paraId="54772178" w14:textId="77777777" w:rsidR="007573A5" w:rsidRPr="00AF36C7" w:rsidRDefault="007573A5"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0EBE2418" w14:textId="666216EC" w:rsidR="009374F3" w:rsidRPr="00AF36C7" w:rsidRDefault="001F6ABB"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361580" w:rsidRPr="00AF36C7">
              <w:rPr>
                <w:rFonts w:ascii="Abadi" w:eastAsia="Times New Roman" w:hAnsi="Abadi" w:cs="Mangal Pro"/>
                <w:kern w:val="0"/>
                <w:sz w:val="22"/>
                <w:szCs w:val="22"/>
                <w:lang w:eastAsia="en-NZ"/>
                <w14:ligatures w14:val="none"/>
              </w:rPr>
              <w:t>Hyper</w:t>
            </w:r>
            <w:r w:rsidR="00800624" w:rsidRPr="00AF36C7">
              <w:rPr>
                <w:rFonts w:ascii="Abadi" w:eastAsia="Times New Roman" w:hAnsi="Abadi" w:cs="Mangal Pro"/>
                <w:kern w:val="0"/>
                <w:sz w:val="22"/>
                <w:szCs w:val="22"/>
                <w:lang w:eastAsia="en-NZ"/>
                <w14:ligatures w14:val="none"/>
              </w:rPr>
              <w:t>T</w:t>
            </w:r>
            <w:r w:rsidR="00361580" w:rsidRPr="00AF36C7">
              <w:rPr>
                <w:rFonts w:ascii="Abadi" w:eastAsia="Times New Roman" w:hAnsi="Abadi" w:cs="Mangal Pro"/>
                <w:kern w:val="0"/>
                <w:sz w:val="22"/>
                <w:szCs w:val="22"/>
                <w:lang w:eastAsia="en-NZ"/>
                <w14:ligatures w14:val="none"/>
              </w:rPr>
              <w:t>ext Markup Language (</w:t>
            </w:r>
            <w:r w:rsidR="00F25E8E" w:rsidRPr="00AF36C7">
              <w:rPr>
                <w:rFonts w:ascii="Abadi" w:eastAsia="Times New Roman" w:hAnsi="Abadi" w:cs="Mangal Pro"/>
                <w:kern w:val="0"/>
                <w:sz w:val="22"/>
                <w:szCs w:val="22"/>
                <w:lang w:eastAsia="en-NZ"/>
                <w14:ligatures w14:val="none"/>
              </w:rPr>
              <w:t>HTML</w:t>
            </w:r>
            <w:r w:rsidR="00361580" w:rsidRPr="00AF36C7">
              <w:rPr>
                <w:rFonts w:ascii="Abadi" w:eastAsia="Times New Roman" w:hAnsi="Abadi" w:cs="Mangal Pro"/>
                <w:kern w:val="0"/>
                <w:sz w:val="22"/>
                <w:szCs w:val="22"/>
                <w:lang w:eastAsia="en-NZ"/>
                <w14:ligatures w14:val="none"/>
              </w:rPr>
              <w:t>)</w:t>
            </w:r>
          </w:p>
        </w:tc>
        <w:tc>
          <w:tcPr>
            <w:tcW w:w="2268" w:type="dxa"/>
          </w:tcPr>
          <w:p w14:paraId="2F7B7600" w14:textId="0CFFE486" w:rsidR="009374F3"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2E475A" w:rsidRPr="00AF36C7">
              <w:rPr>
                <w:rFonts w:ascii="Abadi" w:eastAsia="Times New Roman" w:hAnsi="Abadi" w:cs="Mangal Pro"/>
                <w:kern w:val="0"/>
                <w:sz w:val="22"/>
                <w:szCs w:val="22"/>
                <w:lang w:eastAsia="en-NZ"/>
                <w14:ligatures w14:val="none"/>
              </w:rPr>
              <w:t xml:space="preserve">A programming language </w:t>
            </w:r>
            <w:r w:rsidR="0089379D" w:rsidRPr="00AF36C7">
              <w:rPr>
                <w:rFonts w:ascii="Abadi" w:eastAsia="Times New Roman" w:hAnsi="Abadi" w:cs="Mangal Pro"/>
                <w:kern w:val="0"/>
                <w:sz w:val="22"/>
                <w:szCs w:val="22"/>
                <w:lang w:eastAsia="en-NZ"/>
                <w14:ligatures w14:val="none"/>
              </w:rPr>
              <w:t xml:space="preserve">that </w:t>
            </w:r>
            <w:r w:rsidR="00B80F03" w:rsidRPr="00AF36C7">
              <w:rPr>
                <w:rFonts w:ascii="Abadi" w:eastAsia="Times New Roman" w:hAnsi="Abadi" w:cs="Mangal Pro"/>
                <w:kern w:val="0"/>
                <w:sz w:val="22"/>
                <w:szCs w:val="22"/>
                <w:lang w:eastAsia="en-NZ"/>
                <w14:ligatures w14:val="none"/>
              </w:rPr>
              <w:t>formulates</w:t>
            </w:r>
            <w:r w:rsidR="002E475A" w:rsidRPr="00AF36C7">
              <w:rPr>
                <w:rFonts w:ascii="Abadi" w:eastAsia="Times New Roman" w:hAnsi="Abadi" w:cs="Mangal Pro"/>
                <w:kern w:val="0"/>
                <w:sz w:val="22"/>
                <w:szCs w:val="22"/>
                <w:lang w:eastAsia="en-NZ"/>
                <w14:ligatures w14:val="none"/>
              </w:rPr>
              <w:t xml:space="preserve"> the skeleton or structure </w:t>
            </w:r>
            <w:r w:rsidR="00C63CA2" w:rsidRPr="00AF36C7">
              <w:rPr>
                <w:rFonts w:ascii="Abadi" w:eastAsia="Times New Roman" w:hAnsi="Abadi" w:cs="Mangal Pro"/>
                <w:kern w:val="0"/>
                <w:sz w:val="22"/>
                <w:szCs w:val="22"/>
                <w:lang w:eastAsia="en-NZ"/>
                <w14:ligatures w14:val="none"/>
              </w:rPr>
              <w:t>and organize the content</w:t>
            </w:r>
            <w:r w:rsidR="00B80F03" w:rsidRPr="00AF36C7">
              <w:rPr>
                <w:rFonts w:ascii="Abadi" w:eastAsia="Times New Roman" w:hAnsi="Abadi" w:cs="Mangal Pro"/>
                <w:kern w:val="0"/>
                <w:sz w:val="22"/>
                <w:szCs w:val="22"/>
                <w:lang w:eastAsia="en-NZ"/>
                <w14:ligatures w14:val="none"/>
              </w:rPr>
              <w:t xml:space="preserve">s </w:t>
            </w:r>
            <w:r w:rsidR="002E475A" w:rsidRPr="00AF36C7">
              <w:rPr>
                <w:rFonts w:ascii="Abadi" w:eastAsia="Times New Roman" w:hAnsi="Abadi" w:cs="Mangal Pro"/>
                <w:kern w:val="0"/>
                <w:sz w:val="22"/>
                <w:szCs w:val="22"/>
                <w:lang w:eastAsia="en-NZ"/>
                <w14:ligatures w14:val="none"/>
              </w:rPr>
              <w:t>of the website.</w:t>
            </w:r>
          </w:p>
        </w:tc>
        <w:tc>
          <w:tcPr>
            <w:tcW w:w="3452" w:type="dxa"/>
          </w:tcPr>
          <w:p w14:paraId="2E6AAA34" w14:textId="01222B07" w:rsidR="007573A5" w:rsidRPr="00AF36C7" w:rsidRDefault="009C46C9"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7573A5" w:rsidRPr="00AF36C7">
              <w:rPr>
                <w:rFonts w:ascii="Abadi" w:eastAsia="Times New Roman" w:hAnsi="Abadi" w:cs="Mangal Pro"/>
                <w:kern w:val="0"/>
                <w:sz w:val="22"/>
                <w:szCs w:val="22"/>
                <w:lang w:eastAsia="en-NZ"/>
                <w14:ligatures w14:val="none"/>
              </w:rPr>
              <w:t>Easy to use for beginners</w:t>
            </w:r>
            <w:r w:rsidR="00A1757D"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A1757D"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 </w:t>
            </w:r>
            <w:r w:rsidR="00A1757D" w:rsidRPr="00AF36C7">
              <w:rPr>
                <w:rFonts w:ascii="Abadi" w:eastAsia="Times New Roman" w:hAnsi="Abadi" w:cs="Mangal Pro"/>
                <w:kern w:val="0"/>
                <w:sz w:val="22"/>
                <w:szCs w:val="22"/>
                <w:lang w:eastAsia="en-NZ"/>
                <w14:ligatures w14:val="none"/>
              </w:rPr>
              <w:t xml:space="preserve">Highly accessible and free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Universally supported in any web browser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Can easily be integrated with CSS and JavaScript</w:t>
            </w:r>
            <w:r w:rsidR="00A87880" w:rsidRPr="00AF36C7">
              <w:rPr>
                <w:rFonts w:ascii="Abadi" w:eastAsia="Times New Roman" w:hAnsi="Abadi" w:cs="Mangal Pro"/>
                <w:kern w:val="0"/>
                <w:sz w:val="22"/>
                <w:szCs w:val="22"/>
                <w:lang w:eastAsia="en-NZ"/>
                <w14:ligatures w14:val="none"/>
              </w:rPr>
              <w:t xml:space="preserve">     </w:t>
            </w:r>
          </w:p>
        </w:tc>
        <w:tc>
          <w:tcPr>
            <w:tcW w:w="2614" w:type="dxa"/>
          </w:tcPr>
          <w:p w14:paraId="4D105C50" w14:textId="6BEA05AD" w:rsidR="009374F3" w:rsidRPr="00AF36C7" w:rsidRDefault="00A87880"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Heavy coding for complex websites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505004" w:rsidRPr="00AF36C7">
              <w:rPr>
                <w:rFonts w:ascii="Abadi" w:eastAsia="Times New Roman" w:hAnsi="Abadi" w:cs="Mangal Pro"/>
                <w:kern w:val="0"/>
                <w:sz w:val="22"/>
                <w:szCs w:val="22"/>
                <w:lang w:eastAsia="en-NZ"/>
                <w14:ligatures w14:val="none"/>
              </w:rPr>
              <w:t xml:space="preserve">Limited styling features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505004" w:rsidRPr="00AF36C7">
              <w:rPr>
                <w:rFonts w:ascii="Abadi" w:eastAsia="Times New Roman" w:hAnsi="Abadi" w:cs="Mangal Pro"/>
                <w:kern w:val="0"/>
                <w:sz w:val="22"/>
                <w:szCs w:val="22"/>
                <w:lang w:eastAsia="en-NZ"/>
                <w14:ligatures w14:val="none"/>
              </w:rPr>
              <w:t>Cannot control logical and conditional events</w:t>
            </w:r>
          </w:p>
        </w:tc>
      </w:tr>
      <w:tr w:rsidR="009374F3" w:rsidRPr="00AF36C7" w14:paraId="14C7AB0A" w14:textId="77777777" w:rsidTr="001F6ABB">
        <w:trPr>
          <w:trHeight w:val="1891"/>
        </w:trPr>
        <w:tc>
          <w:tcPr>
            <w:tcW w:w="2122" w:type="dxa"/>
          </w:tcPr>
          <w:p w14:paraId="1499FDC1" w14:textId="77777777" w:rsidR="00AE0491" w:rsidRPr="00AF36C7" w:rsidRDefault="00AE0491"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5FD6C5E5" w14:textId="294D4698" w:rsidR="009374F3" w:rsidRPr="00AF36C7" w:rsidRDefault="00F25E8E"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C</w:t>
            </w:r>
            <w:r w:rsidR="00800624" w:rsidRPr="00AF36C7">
              <w:rPr>
                <w:rFonts w:ascii="Abadi" w:eastAsia="Times New Roman" w:hAnsi="Abadi" w:cs="Mangal Pro"/>
                <w:kern w:val="0"/>
                <w:sz w:val="22"/>
                <w:szCs w:val="22"/>
                <w:lang w:eastAsia="en-NZ"/>
                <w14:ligatures w14:val="none"/>
              </w:rPr>
              <w:t>ascading Style Sheets (C</w:t>
            </w:r>
            <w:r w:rsidRPr="00AF36C7">
              <w:rPr>
                <w:rFonts w:ascii="Abadi" w:eastAsia="Times New Roman" w:hAnsi="Abadi" w:cs="Mangal Pro"/>
                <w:kern w:val="0"/>
                <w:sz w:val="22"/>
                <w:szCs w:val="22"/>
                <w:lang w:eastAsia="en-NZ"/>
                <w14:ligatures w14:val="none"/>
              </w:rPr>
              <w:t>SS</w:t>
            </w:r>
            <w:r w:rsidR="00800624" w:rsidRPr="00AF36C7">
              <w:rPr>
                <w:rFonts w:ascii="Abadi" w:eastAsia="Times New Roman" w:hAnsi="Abadi" w:cs="Mangal Pro"/>
                <w:kern w:val="0"/>
                <w:sz w:val="22"/>
                <w:szCs w:val="22"/>
                <w:lang w:eastAsia="en-NZ"/>
                <w14:ligatures w14:val="none"/>
              </w:rPr>
              <w:t>)</w:t>
            </w:r>
          </w:p>
        </w:tc>
        <w:tc>
          <w:tcPr>
            <w:tcW w:w="2268" w:type="dxa"/>
          </w:tcPr>
          <w:p w14:paraId="4D72C911" w14:textId="58F34B45" w:rsidR="009374F3"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D02E31" w:rsidRPr="00AF36C7">
              <w:rPr>
                <w:rFonts w:ascii="Abadi" w:eastAsia="Times New Roman" w:hAnsi="Abadi" w:cs="Mangal Pro"/>
                <w:kern w:val="0"/>
                <w:sz w:val="22"/>
                <w:szCs w:val="22"/>
                <w:lang w:eastAsia="en-NZ"/>
                <w14:ligatures w14:val="none"/>
              </w:rPr>
              <w:t xml:space="preserve">A </w:t>
            </w:r>
            <w:r w:rsidR="00AE0491" w:rsidRPr="00AF36C7">
              <w:rPr>
                <w:rFonts w:ascii="Abadi" w:eastAsia="Times New Roman" w:hAnsi="Abadi" w:cs="Mangal Pro"/>
                <w:kern w:val="0"/>
                <w:sz w:val="22"/>
                <w:szCs w:val="22"/>
                <w:lang w:eastAsia="en-NZ"/>
                <w14:ligatures w14:val="none"/>
              </w:rPr>
              <w:t>stylesheet</w:t>
            </w:r>
            <w:r w:rsidR="00D02E31" w:rsidRPr="00AF36C7">
              <w:rPr>
                <w:rFonts w:ascii="Abadi" w:eastAsia="Times New Roman" w:hAnsi="Abadi" w:cs="Mangal Pro"/>
                <w:kern w:val="0"/>
                <w:sz w:val="22"/>
                <w:szCs w:val="22"/>
                <w:lang w:eastAsia="en-NZ"/>
                <w14:ligatures w14:val="none"/>
              </w:rPr>
              <w:t xml:space="preserve"> language that</w:t>
            </w:r>
            <w:r w:rsidR="0008082E" w:rsidRPr="00AF36C7">
              <w:rPr>
                <w:rFonts w:ascii="Abadi" w:eastAsia="Times New Roman" w:hAnsi="Abadi" w:cs="Mangal Pro"/>
                <w:kern w:val="0"/>
                <w:sz w:val="22"/>
                <w:szCs w:val="22"/>
                <w:lang w:eastAsia="en-NZ"/>
                <w14:ligatures w14:val="none"/>
              </w:rPr>
              <w:t xml:space="preserve"> helps improve the </w:t>
            </w:r>
            <w:r w:rsidR="00AE0491" w:rsidRPr="00AF36C7">
              <w:rPr>
                <w:rFonts w:ascii="Abadi" w:eastAsia="Times New Roman" w:hAnsi="Abadi" w:cs="Mangal Pro"/>
                <w:kern w:val="0"/>
                <w:sz w:val="22"/>
                <w:szCs w:val="22"/>
                <w:lang w:eastAsia="en-NZ"/>
                <w14:ligatures w14:val="none"/>
              </w:rPr>
              <w:t xml:space="preserve">visuals </w:t>
            </w:r>
            <w:r w:rsidR="0008082E" w:rsidRPr="00AF36C7">
              <w:rPr>
                <w:rFonts w:ascii="Abadi" w:eastAsia="Times New Roman" w:hAnsi="Abadi" w:cs="Mangal Pro"/>
                <w:kern w:val="0"/>
                <w:sz w:val="22"/>
                <w:szCs w:val="22"/>
                <w:lang w:eastAsia="en-NZ"/>
                <w14:ligatures w14:val="none"/>
              </w:rPr>
              <w:t xml:space="preserve">and </w:t>
            </w:r>
            <w:r w:rsidR="00E71F3F" w:rsidRPr="00AF36C7">
              <w:rPr>
                <w:rFonts w:ascii="Abadi" w:eastAsia="Times New Roman" w:hAnsi="Abadi" w:cs="Mangal Pro"/>
                <w:kern w:val="0"/>
                <w:sz w:val="22"/>
                <w:szCs w:val="22"/>
                <w:lang w:eastAsia="en-NZ"/>
                <w14:ligatures w14:val="none"/>
              </w:rPr>
              <w:t>aesthetic</w:t>
            </w:r>
            <w:r w:rsidR="00E2019E" w:rsidRPr="00AF36C7">
              <w:rPr>
                <w:rFonts w:ascii="Abadi" w:eastAsia="Times New Roman" w:hAnsi="Abadi" w:cs="Mangal Pro"/>
                <w:kern w:val="0"/>
                <w:sz w:val="22"/>
                <w:szCs w:val="22"/>
                <w:lang w:eastAsia="en-NZ"/>
                <w14:ligatures w14:val="none"/>
              </w:rPr>
              <w:t>s</w:t>
            </w:r>
            <w:r w:rsidR="0008082E" w:rsidRPr="00AF36C7">
              <w:rPr>
                <w:rFonts w:ascii="Abadi" w:eastAsia="Times New Roman" w:hAnsi="Abadi" w:cs="Mangal Pro"/>
                <w:kern w:val="0"/>
                <w:sz w:val="22"/>
                <w:szCs w:val="22"/>
                <w:lang w:eastAsia="en-NZ"/>
                <w14:ligatures w14:val="none"/>
              </w:rPr>
              <w:t xml:space="preserve"> of the website</w:t>
            </w:r>
            <w:r w:rsidR="00AE0491" w:rsidRPr="00AF36C7">
              <w:rPr>
                <w:rFonts w:ascii="Abadi" w:eastAsia="Times New Roman" w:hAnsi="Abadi" w:cs="Mangal Pro"/>
                <w:kern w:val="0"/>
                <w:sz w:val="22"/>
                <w:szCs w:val="22"/>
                <w:lang w:eastAsia="en-NZ"/>
                <w14:ligatures w14:val="none"/>
              </w:rPr>
              <w:t>.</w:t>
            </w:r>
          </w:p>
        </w:tc>
        <w:tc>
          <w:tcPr>
            <w:tcW w:w="3452" w:type="dxa"/>
          </w:tcPr>
          <w:p w14:paraId="47987A13" w14:textId="42037B4A" w:rsidR="009374F3"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E2019E" w:rsidRPr="00AF36C7">
              <w:rPr>
                <w:rFonts w:ascii="Abadi" w:eastAsia="Times New Roman" w:hAnsi="Abadi" w:cs="Mangal Pro"/>
                <w:kern w:val="0"/>
                <w:sz w:val="22"/>
                <w:szCs w:val="22"/>
                <w:lang w:eastAsia="en-NZ"/>
                <w14:ligatures w14:val="none"/>
              </w:rPr>
              <w:t xml:space="preserve">Enhances </w:t>
            </w:r>
            <w:r w:rsidR="00E71F3F" w:rsidRPr="00AF36C7">
              <w:rPr>
                <w:rFonts w:ascii="Abadi" w:eastAsia="Times New Roman" w:hAnsi="Abadi" w:cs="Mangal Pro"/>
                <w:kern w:val="0"/>
                <w:sz w:val="22"/>
                <w:szCs w:val="22"/>
                <w:lang w:eastAsia="en-NZ"/>
                <w14:ligatures w14:val="none"/>
              </w:rPr>
              <w:t xml:space="preserve">the </w:t>
            </w:r>
            <w:r w:rsidR="00E2019E" w:rsidRPr="00AF36C7">
              <w:rPr>
                <w:rFonts w:ascii="Abadi" w:eastAsia="Times New Roman" w:hAnsi="Abadi" w:cs="Mangal Pro"/>
                <w:kern w:val="0"/>
                <w:sz w:val="22"/>
                <w:szCs w:val="22"/>
                <w:lang w:eastAsia="en-NZ"/>
                <w14:ligatures w14:val="none"/>
              </w:rPr>
              <w:t xml:space="preserve">design of the website elements                </w:t>
            </w:r>
            <w:r w:rsidR="000D57B4" w:rsidRPr="00AF36C7">
              <w:rPr>
                <w:rFonts w:ascii="Abadi" w:eastAsia="Times New Roman" w:hAnsi="Abadi" w:cs="Mangal Pro"/>
                <w:kern w:val="0"/>
                <w:sz w:val="22"/>
                <w:szCs w:val="22"/>
                <w:lang w:eastAsia="en-NZ"/>
                <w14:ligatures w14:val="none"/>
              </w:rPr>
              <w:t xml:space="preserve"> </w:t>
            </w:r>
            <w:r w:rsidR="00E2019E"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E2019E" w:rsidRPr="00AF36C7">
              <w:rPr>
                <w:rFonts w:ascii="Abadi" w:eastAsia="Times New Roman" w:hAnsi="Abadi" w:cs="Mangal Pro"/>
                <w:kern w:val="0"/>
                <w:sz w:val="22"/>
                <w:szCs w:val="22"/>
                <w:lang w:eastAsia="en-NZ"/>
                <w14:ligatures w14:val="none"/>
              </w:rPr>
              <w:t>Can set general and specific designs for elements</w:t>
            </w:r>
            <w:r w:rsidR="00A71BC8"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A71BC8" w:rsidRPr="00AF36C7">
              <w:rPr>
                <w:rFonts w:ascii="Abadi" w:eastAsia="Times New Roman" w:hAnsi="Abadi" w:cs="Mangal Pro"/>
                <w:kern w:val="0"/>
                <w:sz w:val="22"/>
                <w:szCs w:val="22"/>
                <w:lang w:eastAsia="en-NZ"/>
                <w14:ligatures w14:val="none"/>
              </w:rPr>
              <w:t>Features advanced styling such as animations and transitions</w:t>
            </w:r>
          </w:p>
        </w:tc>
        <w:tc>
          <w:tcPr>
            <w:tcW w:w="2614" w:type="dxa"/>
          </w:tcPr>
          <w:p w14:paraId="3F901021" w14:textId="2B7B5417" w:rsidR="009374F3"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 xml:space="preserve">- </w:t>
            </w:r>
            <w:r w:rsidR="00A87880" w:rsidRPr="00AF36C7">
              <w:rPr>
                <w:rFonts w:ascii="Abadi" w:eastAsia="Times New Roman" w:hAnsi="Abadi" w:cs="Mangal Pro"/>
                <w:kern w:val="0"/>
                <w:sz w:val="22"/>
                <w:szCs w:val="22"/>
                <w:lang w:eastAsia="en-NZ"/>
                <w14:ligatures w14:val="none"/>
              </w:rPr>
              <w:t>Heavy coding for complex websites</w:t>
            </w:r>
            <w:r w:rsidR="00CC3E48" w:rsidRPr="00AF36C7">
              <w:rPr>
                <w:rFonts w:ascii="Abadi" w:eastAsia="Times New Roman" w:hAnsi="Abadi" w:cs="Mangal Pro"/>
                <w:kern w:val="0"/>
                <w:sz w:val="22"/>
                <w:szCs w:val="22"/>
                <w:lang w:eastAsia="en-NZ"/>
                <w14:ligatures w14:val="none"/>
              </w:rPr>
              <w:t xml:space="preserve"> </w:t>
            </w:r>
            <w:r w:rsidR="00A87880" w:rsidRPr="00AF36C7">
              <w:rPr>
                <w:rFonts w:ascii="Abadi" w:eastAsia="Times New Roman" w:hAnsi="Abadi" w:cs="Mangal Pro"/>
                <w:kern w:val="0"/>
                <w:sz w:val="22"/>
                <w:szCs w:val="22"/>
                <w:lang w:eastAsia="en-NZ"/>
                <w14:ligatures w14:val="none"/>
              </w:rPr>
              <w:t xml:space="preserve"> </w:t>
            </w:r>
            <w:r w:rsidR="00CC3E48" w:rsidRPr="00AF36C7">
              <w:rPr>
                <w:rFonts w:ascii="Abadi" w:eastAsia="Times New Roman" w:hAnsi="Abadi" w:cs="Mangal Pro"/>
                <w:kern w:val="0"/>
                <w:sz w:val="22"/>
                <w:szCs w:val="22"/>
                <w:lang w:eastAsia="en-NZ"/>
                <w14:ligatures w14:val="none"/>
              </w:rPr>
              <w:t xml:space="preserve">        2. </w:t>
            </w:r>
            <w:r w:rsidR="00A354C5" w:rsidRPr="00AF36C7">
              <w:rPr>
                <w:rFonts w:ascii="Abadi" w:eastAsia="Times New Roman" w:hAnsi="Abadi" w:cs="Mangal Pro"/>
                <w:kern w:val="0"/>
                <w:sz w:val="22"/>
                <w:szCs w:val="22"/>
                <w:lang w:eastAsia="en-NZ"/>
                <w14:ligatures w14:val="none"/>
              </w:rPr>
              <w:t>Overlapping styles for an element can cause conflict</w:t>
            </w:r>
            <w:r w:rsidR="003119CD" w:rsidRPr="00AF36C7">
              <w:rPr>
                <w:rFonts w:ascii="Abadi" w:eastAsia="Times New Roman" w:hAnsi="Abadi" w:cs="Mangal Pro"/>
                <w:kern w:val="0"/>
                <w:sz w:val="22"/>
                <w:szCs w:val="22"/>
                <w:lang w:eastAsia="en-NZ"/>
                <w14:ligatures w14:val="none"/>
              </w:rPr>
              <w:t xml:space="preserve"> </w:t>
            </w:r>
          </w:p>
        </w:tc>
      </w:tr>
      <w:tr w:rsidR="00F25E8E" w:rsidRPr="00AF36C7" w14:paraId="59561528" w14:textId="77777777" w:rsidTr="001F6ABB">
        <w:trPr>
          <w:trHeight w:val="1834"/>
        </w:trPr>
        <w:tc>
          <w:tcPr>
            <w:tcW w:w="2122" w:type="dxa"/>
          </w:tcPr>
          <w:p w14:paraId="4D444E7C" w14:textId="77777777" w:rsidR="00340CB0" w:rsidRPr="00AF36C7" w:rsidRDefault="00340CB0"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289A3EF9" w14:textId="7DFF7BFB" w:rsidR="00F25E8E" w:rsidRPr="00AF36C7" w:rsidRDefault="00800624"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JavaScript</w:t>
            </w:r>
          </w:p>
        </w:tc>
        <w:tc>
          <w:tcPr>
            <w:tcW w:w="2268" w:type="dxa"/>
          </w:tcPr>
          <w:p w14:paraId="406E8FC7" w14:textId="14AACF99" w:rsidR="00F25E8E"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B80F03" w:rsidRPr="00AF36C7">
              <w:rPr>
                <w:rFonts w:ascii="Abadi" w:eastAsia="Times New Roman" w:hAnsi="Abadi" w:cs="Mangal Pro"/>
                <w:kern w:val="0"/>
                <w:sz w:val="22"/>
                <w:szCs w:val="22"/>
                <w:lang w:eastAsia="en-NZ"/>
                <w14:ligatures w14:val="none"/>
              </w:rPr>
              <w:t>A p</w:t>
            </w:r>
            <w:r w:rsidR="00EE0EF8" w:rsidRPr="00AF36C7">
              <w:rPr>
                <w:rFonts w:ascii="Abadi" w:eastAsia="Times New Roman" w:hAnsi="Abadi" w:cs="Mangal Pro"/>
                <w:kern w:val="0"/>
                <w:sz w:val="22"/>
                <w:szCs w:val="22"/>
                <w:lang w:eastAsia="en-NZ"/>
                <w14:ligatures w14:val="none"/>
              </w:rPr>
              <w:t>rogramming language that</w:t>
            </w:r>
            <w:r w:rsidR="00340CB0" w:rsidRPr="00AF36C7">
              <w:rPr>
                <w:rFonts w:ascii="Abadi" w:eastAsia="Times New Roman" w:hAnsi="Abadi" w:cs="Mangal Pro"/>
                <w:kern w:val="0"/>
                <w:sz w:val="22"/>
                <w:szCs w:val="22"/>
                <w:lang w:eastAsia="en-NZ"/>
                <w14:ligatures w14:val="none"/>
              </w:rPr>
              <w:t xml:space="preserve"> controls the logic and conditions of certain elements of a website.</w:t>
            </w:r>
          </w:p>
        </w:tc>
        <w:tc>
          <w:tcPr>
            <w:tcW w:w="3452" w:type="dxa"/>
          </w:tcPr>
          <w:p w14:paraId="2F7E9A4E" w14:textId="77777777" w:rsidR="000C4C98" w:rsidRPr="00AF36C7" w:rsidRDefault="000C4C98" w:rsidP="001F6ABB">
            <w:pPr>
              <w:spacing w:before="100" w:beforeAutospacing="1" w:after="100" w:afterAutospacing="1"/>
              <w:rPr>
                <w:rFonts w:ascii="Abadi" w:eastAsia="Times New Roman" w:hAnsi="Abadi" w:cs="Mangal Pro"/>
                <w:kern w:val="0"/>
                <w:sz w:val="22"/>
                <w:szCs w:val="22"/>
                <w:lang w:eastAsia="en-NZ"/>
                <w14:ligatures w14:val="none"/>
              </w:rPr>
            </w:pPr>
          </w:p>
          <w:p w14:paraId="6C8E9D68" w14:textId="7704A152" w:rsidR="00F25E8E" w:rsidRPr="00AF36C7" w:rsidRDefault="00AF4742"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921794" w:rsidRPr="00AF36C7">
              <w:rPr>
                <w:rFonts w:ascii="Abadi" w:eastAsia="Times New Roman" w:hAnsi="Abadi" w:cs="Mangal Pro"/>
                <w:kern w:val="0"/>
                <w:sz w:val="22"/>
                <w:szCs w:val="22"/>
                <w:lang w:eastAsia="en-NZ"/>
                <w14:ligatures w14:val="none"/>
              </w:rPr>
              <w:t>Makes website elements functional and interactive</w:t>
            </w:r>
          </w:p>
        </w:tc>
        <w:tc>
          <w:tcPr>
            <w:tcW w:w="2614" w:type="dxa"/>
          </w:tcPr>
          <w:p w14:paraId="3BBE681F" w14:textId="77777777" w:rsidR="000C4C98" w:rsidRPr="00AF36C7" w:rsidRDefault="000C4C98" w:rsidP="001F6ABB">
            <w:pPr>
              <w:spacing w:before="100" w:beforeAutospacing="1" w:after="100" w:afterAutospacing="1"/>
              <w:rPr>
                <w:rFonts w:ascii="Abadi" w:eastAsia="Times New Roman" w:hAnsi="Abadi" w:cs="Mangal Pro"/>
                <w:kern w:val="0"/>
                <w:sz w:val="22"/>
                <w:szCs w:val="22"/>
                <w:lang w:eastAsia="en-NZ"/>
                <w14:ligatures w14:val="none"/>
              </w:rPr>
            </w:pPr>
          </w:p>
          <w:p w14:paraId="36399000" w14:textId="58079103" w:rsidR="00F25E8E" w:rsidRPr="00AF36C7" w:rsidRDefault="00AF4742"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AE5B86" w:rsidRPr="00AF36C7">
              <w:rPr>
                <w:rFonts w:ascii="Abadi" w:eastAsia="Times New Roman" w:hAnsi="Abadi" w:cs="Mangal Pro"/>
                <w:kern w:val="0"/>
                <w:sz w:val="22"/>
                <w:szCs w:val="22"/>
                <w:lang w:eastAsia="en-NZ"/>
                <w14:ligatures w14:val="none"/>
              </w:rPr>
              <w:t>Heavy coding for complex websites</w:t>
            </w:r>
          </w:p>
        </w:tc>
      </w:tr>
      <w:tr w:rsidR="00F25E8E" w:rsidRPr="00AF36C7" w14:paraId="598CF771" w14:textId="77777777" w:rsidTr="000A57B9">
        <w:trPr>
          <w:trHeight w:val="2109"/>
        </w:trPr>
        <w:tc>
          <w:tcPr>
            <w:tcW w:w="2122" w:type="dxa"/>
          </w:tcPr>
          <w:p w14:paraId="0D6595C1" w14:textId="77777777" w:rsidR="00076442" w:rsidRPr="00AF36C7" w:rsidRDefault="00076442" w:rsidP="001F6ABB">
            <w:pPr>
              <w:spacing w:before="100" w:beforeAutospacing="1" w:after="100" w:afterAutospacing="1"/>
              <w:jc w:val="center"/>
              <w:rPr>
                <w:rFonts w:ascii="Abadi" w:eastAsia="Times New Roman" w:hAnsi="Abadi" w:cs="Mangal Pro"/>
                <w:kern w:val="0"/>
                <w:sz w:val="22"/>
                <w:szCs w:val="22"/>
                <w:lang w:eastAsia="en-NZ"/>
                <w14:ligatures w14:val="none"/>
              </w:rPr>
            </w:pPr>
          </w:p>
          <w:p w14:paraId="51BC72DF" w14:textId="7E0046B3" w:rsidR="00F25E8E" w:rsidRPr="00AF36C7" w:rsidRDefault="00076442"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2E0833" w:rsidRPr="00AF36C7">
              <w:rPr>
                <w:rFonts w:ascii="Abadi" w:eastAsia="Times New Roman" w:hAnsi="Abadi" w:cs="Mangal Pro"/>
                <w:kern w:val="0"/>
                <w:sz w:val="22"/>
                <w:szCs w:val="22"/>
                <w:lang w:eastAsia="en-NZ"/>
                <w14:ligatures w14:val="none"/>
              </w:rPr>
              <w:t>Canva</w:t>
            </w:r>
          </w:p>
        </w:tc>
        <w:tc>
          <w:tcPr>
            <w:tcW w:w="2268" w:type="dxa"/>
          </w:tcPr>
          <w:p w14:paraId="458FA39D" w14:textId="4DAC4BEC" w:rsidR="00F25E8E" w:rsidRPr="00AF36C7" w:rsidRDefault="001F6ABB"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76442" w:rsidRPr="00AF36C7">
              <w:rPr>
                <w:rFonts w:ascii="Abadi" w:eastAsia="Times New Roman" w:hAnsi="Abadi" w:cs="Mangal Pro"/>
                <w:kern w:val="0"/>
                <w:sz w:val="22"/>
                <w:szCs w:val="22"/>
                <w:lang w:eastAsia="en-NZ"/>
                <w14:ligatures w14:val="none"/>
              </w:rPr>
              <w:t>A designing software tool that creates different types of media using visual elements such as text, graphics, and images.</w:t>
            </w:r>
          </w:p>
        </w:tc>
        <w:tc>
          <w:tcPr>
            <w:tcW w:w="3452" w:type="dxa"/>
          </w:tcPr>
          <w:p w14:paraId="6FC5C894" w14:textId="77777777" w:rsidR="00D853FE" w:rsidRPr="00AF36C7" w:rsidRDefault="00D853FE" w:rsidP="001F6ABB">
            <w:pPr>
              <w:spacing w:before="100" w:beforeAutospacing="1" w:after="100" w:afterAutospacing="1"/>
              <w:rPr>
                <w:rFonts w:ascii="Abadi" w:eastAsia="Times New Roman" w:hAnsi="Abadi" w:cs="Mangal Pro"/>
                <w:kern w:val="0"/>
                <w:sz w:val="22"/>
                <w:szCs w:val="22"/>
                <w:lang w:eastAsia="en-NZ"/>
                <w14:ligatures w14:val="none"/>
              </w:rPr>
            </w:pPr>
          </w:p>
          <w:p w14:paraId="32848644" w14:textId="261B1E49" w:rsidR="00F25E8E" w:rsidRPr="00AF36C7" w:rsidRDefault="00AF4742"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C4C98" w:rsidRPr="00AF36C7">
              <w:rPr>
                <w:rFonts w:ascii="Abadi" w:eastAsia="Times New Roman" w:hAnsi="Abadi" w:cs="Mangal Pro"/>
                <w:kern w:val="0"/>
                <w:sz w:val="22"/>
                <w:szCs w:val="22"/>
                <w:lang w:eastAsia="en-NZ"/>
                <w14:ligatures w14:val="none"/>
              </w:rPr>
              <w:t xml:space="preserve">Easy to use for beginners            </w:t>
            </w:r>
            <w:r w:rsidRPr="00AF36C7">
              <w:rPr>
                <w:rFonts w:ascii="Abadi" w:eastAsia="Times New Roman" w:hAnsi="Abadi" w:cs="Mangal Pro"/>
                <w:kern w:val="0"/>
                <w:sz w:val="22"/>
                <w:szCs w:val="22"/>
                <w:lang w:eastAsia="en-NZ"/>
                <w14:ligatures w14:val="none"/>
              </w:rPr>
              <w:t xml:space="preserve">- </w:t>
            </w:r>
            <w:r w:rsidR="000C4C98" w:rsidRPr="00AF36C7">
              <w:rPr>
                <w:rFonts w:ascii="Abadi" w:eastAsia="Times New Roman" w:hAnsi="Abadi" w:cs="Mangal Pro"/>
                <w:kern w:val="0"/>
                <w:sz w:val="22"/>
                <w:szCs w:val="22"/>
                <w:lang w:eastAsia="en-NZ"/>
                <w14:ligatures w14:val="none"/>
              </w:rPr>
              <w:t xml:space="preserve">Can invite collaborators              </w:t>
            </w:r>
            <w:r w:rsidRPr="00AF36C7">
              <w:rPr>
                <w:rFonts w:ascii="Abadi" w:eastAsia="Times New Roman" w:hAnsi="Abadi" w:cs="Mangal Pro"/>
                <w:kern w:val="0"/>
                <w:sz w:val="22"/>
                <w:szCs w:val="22"/>
                <w:lang w:eastAsia="en-NZ"/>
                <w14:ligatures w14:val="none"/>
              </w:rPr>
              <w:t xml:space="preserve">- </w:t>
            </w:r>
            <w:r w:rsidR="00D853FE" w:rsidRPr="00AF36C7">
              <w:rPr>
                <w:rFonts w:ascii="Abadi" w:eastAsia="Times New Roman" w:hAnsi="Abadi" w:cs="Mangal Pro"/>
                <w:kern w:val="0"/>
                <w:sz w:val="22"/>
                <w:szCs w:val="22"/>
                <w:lang w:eastAsia="en-NZ"/>
                <w14:ligatures w14:val="none"/>
              </w:rPr>
              <w:t>Features a free library of elements to use</w:t>
            </w:r>
          </w:p>
        </w:tc>
        <w:tc>
          <w:tcPr>
            <w:tcW w:w="2614" w:type="dxa"/>
          </w:tcPr>
          <w:p w14:paraId="1ADE70A8" w14:textId="77777777" w:rsidR="00F25E8E" w:rsidRPr="00AF36C7" w:rsidRDefault="00F25E8E" w:rsidP="001F6ABB">
            <w:pPr>
              <w:spacing w:before="100" w:beforeAutospacing="1" w:after="100" w:afterAutospacing="1"/>
              <w:rPr>
                <w:rFonts w:ascii="Abadi" w:eastAsia="Times New Roman" w:hAnsi="Abadi" w:cs="Mangal Pro"/>
                <w:kern w:val="0"/>
                <w:sz w:val="22"/>
                <w:szCs w:val="22"/>
                <w:lang w:eastAsia="en-NZ"/>
                <w14:ligatures w14:val="none"/>
              </w:rPr>
            </w:pPr>
          </w:p>
          <w:p w14:paraId="211FBC71" w14:textId="1D168BAB" w:rsidR="000A57B9" w:rsidRPr="00AF36C7" w:rsidRDefault="00AF4742"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A57B9" w:rsidRPr="00AF36C7">
              <w:rPr>
                <w:rFonts w:ascii="Abadi" w:eastAsia="Times New Roman" w:hAnsi="Abadi" w:cs="Mangal Pro"/>
                <w:kern w:val="0"/>
                <w:sz w:val="22"/>
                <w:szCs w:val="22"/>
                <w:lang w:eastAsia="en-NZ"/>
                <w14:ligatures w14:val="none"/>
              </w:rPr>
              <w:t xml:space="preserve">Limited advanced tools                           </w:t>
            </w:r>
            <w:r w:rsidRPr="00AF36C7">
              <w:rPr>
                <w:rFonts w:ascii="Abadi" w:eastAsia="Times New Roman" w:hAnsi="Abadi" w:cs="Mangal Pro"/>
                <w:kern w:val="0"/>
                <w:sz w:val="22"/>
                <w:szCs w:val="22"/>
                <w:lang w:eastAsia="en-NZ"/>
                <w14:ligatures w14:val="none"/>
              </w:rPr>
              <w:t xml:space="preserve">- </w:t>
            </w:r>
            <w:r w:rsidR="000A57B9" w:rsidRPr="00AF36C7">
              <w:rPr>
                <w:rFonts w:ascii="Abadi" w:eastAsia="Times New Roman" w:hAnsi="Abadi" w:cs="Mangal Pro"/>
                <w:kern w:val="0"/>
                <w:sz w:val="22"/>
                <w:szCs w:val="22"/>
                <w:lang w:eastAsia="en-NZ"/>
                <w14:ligatures w14:val="none"/>
              </w:rPr>
              <w:t>Paid subscription to access other features and elements</w:t>
            </w:r>
          </w:p>
        </w:tc>
      </w:tr>
      <w:tr w:rsidR="002E0833" w:rsidRPr="00AF36C7" w14:paraId="10126131" w14:textId="77777777" w:rsidTr="00C40705">
        <w:tc>
          <w:tcPr>
            <w:tcW w:w="2122" w:type="dxa"/>
          </w:tcPr>
          <w:p w14:paraId="405836F0" w14:textId="0B76B7ED" w:rsidR="002E0833" w:rsidRPr="00AF36C7" w:rsidRDefault="002E0833" w:rsidP="001F6ABB">
            <w:pPr>
              <w:spacing w:before="100" w:beforeAutospacing="1" w:after="100" w:afterAutospacing="1"/>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Photos App</w:t>
            </w:r>
          </w:p>
        </w:tc>
        <w:tc>
          <w:tcPr>
            <w:tcW w:w="2268" w:type="dxa"/>
          </w:tcPr>
          <w:p w14:paraId="134075D9" w14:textId="29AA23F9" w:rsidR="002E0833" w:rsidRPr="00AF36C7" w:rsidRDefault="00AE5B86"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A software app that</w:t>
            </w:r>
            <w:r w:rsidR="00076442" w:rsidRPr="00AF36C7">
              <w:rPr>
                <w:rFonts w:ascii="Abadi" w:eastAsia="Times New Roman" w:hAnsi="Abadi" w:cs="Mangal Pro"/>
                <w:kern w:val="0"/>
                <w:sz w:val="22"/>
                <w:szCs w:val="22"/>
                <w:lang w:eastAsia="en-NZ"/>
                <w14:ligatures w14:val="none"/>
              </w:rPr>
              <w:t xml:space="preserve"> can </w:t>
            </w:r>
            <w:r w:rsidR="00CB1855" w:rsidRPr="00AF36C7">
              <w:rPr>
                <w:rFonts w:ascii="Abadi" w:eastAsia="Times New Roman" w:hAnsi="Abadi" w:cs="Mangal Pro"/>
                <w:kern w:val="0"/>
                <w:sz w:val="22"/>
                <w:szCs w:val="22"/>
                <w:lang w:eastAsia="en-NZ"/>
                <w14:ligatures w14:val="none"/>
              </w:rPr>
              <w:t>edit images.</w:t>
            </w:r>
          </w:p>
        </w:tc>
        <w:tc>
          <w:tcPr>
            <w:tcW w:w="3452" w:type="dxa"/>
          </w:tcPr>
          <w:p w14:paraId="2AF5C573" w14:textId="4DC9146C" w:rsidR="002E0833" w:rsidRPr="00AF36C7" w:rsidRDefault="00AF4742"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A57B9" w:rsidRPr="00AF36C7">
              <w:rPr>
                <w:rFonts w:ascii="Abadi" w:eastAsia="Times New Roman" w:hAnsi="Abadi" w:cs="Mangal Pro"/>
                <w:kern w:val="0"/>
                <w:sz w:val="22"/>
                <w:szCs w:val="22"/>
                <w:lang w:eastAsia="en-NZ"/>
                <w14:ligatures w14:val="none"/>
              </w:rPr>
              <w:t>Easy to use and accessible to all computers</w:t>
            </w:r>
          </w:p>
        </w:tc>
        <w:tc>
          <w:tcPr>
            <w:tcW w:w="2614" w:type="dxa"/>
          </w:tcPr>
          <w:p w14:paraId="31A4886C" w14:textId="37659A43" w:rsidR="002E0833" w:rsidRPr="00AF36C7" w:rsidRDefault="00AF4742" w:rsidP="001F6ABB">
            <w:pPr>
              <w:spacing w:before="100" w:beforeAutospacing="1" w:after="100" w:afterAutospacing="1"/>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0A57B9" w:rsidRPr="00AF36C7">
              <w:rPr>
                <w:rFonts w:ascii="Abadi" w:eastAsia="Times New Roman" w:hAnsi="Abadi" w:cs="Mangal Pro"/>
                <w:kern w:val="0"/>
                <w:sz w:val="22"/>
                <w:szCs w:val="22"/>
                <w:lang w:eastAsia="en-NZ"/>
                <w14:ligatures w14:val="none"/>
              </w:rPr>
              <w:t>Limited tools for image enhancement</w:t>
            </w:r>
          </w:p>
        </w:tc>
      </w:tr>
    </w:tbl>
    <w:p w14:paraId="38C2CF0E" w14:textId="04E0E296" w:rsidR="00553738" w:rsidRPr="00AF36C7" w:rsidRDefault="008C2DD6" w:rsidP="0055595D">
      <w:p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lastRenderedPageBreak/>
        <w:t xml:space="preserve">With these project development tools I had chosen, </w:t>
      </w:r>
      <w:r w:rsidR="00526A38" w:rsidRPr="00AF36C7">
        <w:rPr>
          <w:rFonts w:ascii="Abadi" w:eastAsia="Times New Roman" w:hAnsi="Abadi" w:cs="Mangal Pro"/>
          <w:kern w:val="0"/>
          <w:sz w:val="22"/>
          <w:szCs w:val="22"/>
          <w:lang w:eastAsia="en-NZ"/>
          <w14:ligatures w14:val="none"/>
        </w:rPr>
        <w:t xml:space="preserve">they assisted </w:t>
      </w:r>
      <w:r w:rsidR="00CD1436" w:rsidRPr="00AF36C7">
        <w:rPr>
          <w:rFonts w:ascii="Abadi" w:eastAsia="Times New Roman" w:hAnsi="Abadi" w:cs="Mangal Pro"/>
          <w:kern w:val="0"/>
          <w:sz w:val="22"/>
          <w:szCs w:val="22"/>
          <w:lang w:eastAsia="en-NZ"/>
          <w14:ligatures w14:val="none"/>
        </w:rPr>
        <w:t xml:space="preserve">me in planning, developing, and iterating the tasks I had set for my project. </w:t>
      </w:r>
      <w:r w:rsidR="005A5690" w:rsidRPr="00AF36C7">
        <w:rPr>
          <w:rFonts w:ascii="Abadi" w:eastAsia="Times New Roman" w:hAnsi="Abadi" w:cs="Mangal Pro"/>
          <w:kern w:val="0"/>
          <w:sz w:val="22"/>
          <w:szCs w:val="22"/>
          <w:lang w:eastAsia="en-NZ"/>
          <w14:ligatures w14:val="none"/>
        </w:rPr>
        <w:t xml:space="preserve">After setting up Trello and GitHub, I proceeded to </w:t>
      </w:r>
      <w:r w:rsidR="00306276" w:rsidRPr="00AF36C7">
        <w:rPr>
          <w:rFonts w:ascii="Abadi" w:eastAsia="Times New Roman" w:hAnsi="Abadi" w:cs="Mangal Pro"/>
          <w:kern w:val="0"/>
          <w:sz w:val="22"/>
          <w:szCs w:val="22"/>
          <w:lang w:eastAsia="en-NZ"/>
          <w14:ligatures w14:val="none"/>
        </w:rPr>
        <w:t>using the Photos App to</w:t>
      </w:r>
      <w:r w:rsidR="00771025" w:rsidRPr="00AF36C7">
        <w:rPr>
          <w:rFonts w:ascii="Abadi" w:eastAsia="Times New Roman" w:hAnsi="Abadi" w:cs="Mangal Pro"/>
          <w:kern w:val="0"/>
          <w:sz w:val="22"/>
          <w:szCs w:val="22"/>
          <w:lang w:eastAsia="en-NZ"/>
          <w14:ligatures w14:val="none"/>
        </w:rPr>
        <w:t xml:space="preserve"> resize and</w:t>
      </w:r>
      <w:r w:rsidR="00306276" w:rsidRPr="00AF36C7">
        <w:rPr>
          <w:rFonts w:ascii="Abadi" w:eastAsia="Times New Roman" w:hAnsi="Abadi" w:cs="Mangal Pro"/>
          <w:kern w:val="0"/>
          <w:sz w:val="22"/>
          <w:szCs w:val="22"/>
          <w:lang w:eastAsia="en-NZ"/>
          <w14:ligatures w14:val="none"/>
        </w:rPr>
        <w:t xml:space="preserve"> edit images </w:t>
      </w:r>
      <w:r w:rsidR="00D10529" w:rsidRPr="00AF36C7">
        <w:rPr>
          <w:rFonts w:ascii="Abadi" w:eastAsia="Times New Roman" w:hAnsi="Abadi" w:cs="Mangal Pro"/>
          <w:kern w:val="0"/>
          <w:sz w:val="22"/>
          <w:szCs w:val="22"/>
          <w:lang w:eastAsia="en-NZ"/>
          <w14:ligatures w14:val="none"/>
        </w:rPr>
        <w:t xml:space="preserve">needed for the website, and </w:t>
      </w:r>
      <w:r w:rsidR="009F374B" w:rsidRPr="00AF36C7">
        <w:rPr>
          <w:rFonts w:ascii="Abadi" w:eastAsia="Times New Roman" w:hAnsi="Abadi" w:cs="Mangal Pro"/>
          <w:kern w:val="0"/>
          <w:sz w:val="22"/>
          <w:szCs w:val="22"/>
          <w:lang w:eastAsia="en-NZ"/>
          <w14:ligatures w14:val="none"/>
        </w:rPr>
        <w:t xml:space="preserve">Canva to map out the design I envisioned my website to look like before putting into code. Once the design was satisfactory </w:t>
      </w:r>
      <w:r w:rsidR="00E70C3E" w:rsidRPr="00AF36C7">
        <w:rPr>
          <w:rFonts w:ascii="Abadi" w:eastAsia="Times New Roman" w:hAnsi="Abadi" w:cs="Mangal Pro"/>
          <w:kern w:val="0"/>
          <w:sz w:val="22"/>
          <w:szCs w:val="22"/>
          <w:lang w:eastAsia="en-NZ"/>
          <w14:ligatures w14:val="none"/>
        </w:rPr>
        <w:t>according to what I thought the target audience would appreciate, I</w:t>
      </w:r>
      <w:r w:rsidR="00E85D9D" w:rsidRPr="00AF36C7">
        <w:rPr>
          <w:rFonts w:ascii="Abadi" w:eastAsia="Times New Roman" w:hAnsi="Abadi" w:cs="Mangal Pro"/>
          <w:kern w:val="0"/>
          <w:sz w:val="22"/>
          <w:szCs w:val="22"/>
          <w:lang w:eastAsia="en-NZ"/>
          <w14:ligatures w14:val="none"/>
        </w:rPr>
        <w:t xml:space="preserve"> proceeded to VS Code to work on developing the code</w:t>
      </w:r>
      <w:r w:rsidR="00306276" w:rsidRPr="00AF36C7">
        <w:rPr>
          <w:rFonts w:ascii="Abadi" w:eastAsia="Times New Roman" w:hAnsi="Abadi" w:cs="Mangal Pro"/>
          <w:kern w:val="0"/>
          <w:sz w:val="22"/>
          <w:szCs w:val="22"/>
          <w:lang w:eastAsia="en-NZ"/>
          <w14:ligatures w14:val="none"/>
        </w:rPr>
        <w:t xml:space="preserve"> files</w:t>
      </w:r>
      <w:r w:rsidR="00E85D9D" w:rsidRPr="00AF36C7">
        <w:rPr>
          <w:rFonts w:ascii="Abadi" w:eastAsia="Times New Roman" w:hAnsi="Abadi" w:cs="Mangal Pro"/>
          <w:kern w:val="0"/>
          <w:sz w:val="22"/>
          <w:szCs w:val="22"/>
          <w:lang w:eastAsia="en-NZ"/>
          <w14:ligatures w14:val="none"/>
        </w:rPr>
        <w:t>. I used HTML to create the framework of the website</w:t>
      </w:r>
      <w:r w:rsidR="000913C9" w:rsidRPr="00AF36C7">
        <w:rPr>
          <w:rFonts w:ascii="Abadi" w:eastAsia="Times New Roman" w:hAnsi="Abadi" w:cs="Mangal Pro"/>
          <w:kern w:val="0"/>
          <w:sz w:val="22"/>
          <w:szCs w:val="22"/>
          <w:lang w:eastAsia="en-NZ"/>
          <w14:ligatures w14:val="none"/>
        </w:rPr>
        <w:t xml:space="preserve"> and sorting the website pages into different HTML files (.html). I then used CSS by creating a stylesheet file (.css) </w:t>
      </w:r>
      <w:r w:rsidR="00565ACE" w:rsidRPr="00AF36C7">
        <w:rPr>
          <w:rFonts w:ascii="Abadi" w:eastAsia="Times New Roman" w:hAnsi="Abadi" w:cs="Mangal Pro"/>
          <w:kern w:val="0"/>
          <w:sz w:val="22"/>
          <w:szCs w:val="22"/>
          <w:lang w:eastAsia="en-NZ"/>
          <w14:ligatures w14:val="none"/>
        </w:rPr>
        <w:t>to input all the styling conventions for the elements on each page</w:t>
      </w:r>
      <w:r w:rsidR="000913C9" w:rsidRPr="00AF36C7">
        <w:rPr>
          <w:rFonts w:ascii="Abadi" w:eastAsia="Times New Roman" w:hAnsi="Abadi" w:cs="Mangal Pro"/>
          <w:kern w:val="0"/>
          <w:sz w:val="22"/>
          <w:szCs w:val="22"/>
          <w:lang w:eastAsia="en-NZ"/>
          <w14:ligatures w14:val="none"/>
        </w:rPr>
        <w:t>. Jav</w:t>
      </w:r>
      <w:r w:rsidR="00513C29" w:rsidRPr="00AF36C7">
        <w:rPr>
          <w:rFonts w:ascii="Abadi" w:eastAsia="Times New Roman" w:hAnsi="Abadi" w:cs="Mangal Pro"/>
          <w:kern w:val="0"/>
          <w:sz w:val="22"/>
          <w:szCs w:val="22"/>
          <w:lang w:eastAsia="en-NZ"/>
          <w14:ligatures w14:val="none"/>
        </w:rPr>
        <w:t>a</w:t>
      </w:r>
      <w:r w:rsidR="000913C9" w:rsidRPr="00AF36C7">
        <w:rPr>
          <w:rFonts w:ascii="Abadi" w:eastAsia="Times New Roman" w:hAnsi="Abadi" w:cs="Mangal Pro"/>
          <w:kern w:val="0"/>
          <w:sz w:val="22"/>
          <w:szCs w:val="22"/>
          <w:lang w:eastAsia="en-NZ"/>
          <w14:ligatures w14:val="none"/>
        </w:rPr>
        <w:t>Script was then used by creating a script file (.js)</w:t>
      </w:r>
      <w:r w:rsidR="00FB1FCD" w:rsidRPr="00AF36C7">
        <w:rPr>
          <w:rFonts w:ascii="Abadi" w:eastAsia="Times New Roman" w:hAnsi="Abadi" w:cs="Mangal Pro"/>
          <w:kern w:val="0"/>
          <w:sz w:val="22"/>
          <w:szCs w:val="22"/>
          <w:lang w:eastAsia="en-NZ"/>
          <w14:ligatures w14:val="none"/>
        </w:rPr>
        <w:t xml:space="preserve"> where </w:t>
      </w:r>
      <w:r w:rsidR="00D176D1" w:rsidRPr="00AF36C7">
        <w:rPr>
          <w:rFonts w:ascii="Abadi" w:eastAsia="Times New Roman" w:hAnsi="Abadi" w:cs="Mangal Pro"/>
          <w:kern w:val="0"/>
          <w:sz w:val="22"/>
          <w:szCs w:val="22"/>
          <w:lang w:eastAsia="en-NZ"/>
          <w14:ligatures w14:val="none"/>
        </w:rPr>
        <w:t>all</w:t>
      </w:r>
      <w:r w:rsidR="00FB1FCD" w:rsidRPr="00AF36C7">
        <w:rPr>
          <w:rFonts w:ascii="Abadi" w:eastAsia="Times New Roman" w:hAnsi="Abadi" w:cs="Mangal Pro"/>
          <w:kern w:val="0"/>
          <w:sz w:val="22"/>
          <w:szCs w:val="22"/>
          <w:lang w:eastAsia="en-NZ"/>
          <w14:ligatures w14:val="none"/>
        </w:rPr>
        <w:t xml:space="preserve"> the functionality and logical statements </w:t>
      </w:r>
      <w:r w:rsidR="00882FB4" w:rsidRPr="00AF36C7">
        <w:rPr>
          <w:rFonts w:ascii="Abadi" w:eastAsia="Times New Roman" w:hAnsi="Abadi" w:cs="Mangal Pro"/>
          <w:kern w:val="0"/>
          <w:sz w:val="22"/>
          <w:szCs w:val="22"/>
          <w:lang w:eastAsia="en-NZ"/>
          <w14:ligatures w14:val="none"/>
        </w:rPr>
        <w:t>for interactive elements we</w:t>
      </w:r>
      <w:r w:rsidR="00FB1FCD" w:rsidRPr="00AF36C7">
        <w:rPr>
          <w:rFonts w:ascii="Abadi" w:eastAsia="Times New Roman" w:hAnsi="Abadi" w:cs="Mangal Pro"/>
          <w:kern w:val="0"/>
          <w:sz w:val="22"/>
          <w:szCs w:val="22"/>
          <w:lang w:eastAsia="en-NZ"/>
          <w14:ligatures w14:val="none"/>
        </w:rPr>
        <w:t>re</w:t>
      </w:r>
      <w:r w:rsidR="00882FB4" w:rsidRPr="00AF36C7">
        <w:rPr>
          <w:rFonts w:ascii="Abadi" w:eastAsia="Times New Roman" w:hAnsi="Abadi" w:cs="Mangal Pro"/>
          <w:kern w:val="0"/>
          <w:sz w:val="22"/>
          <w:szCs w:val="22"/>
          <w:lang w:eastAsia="en-NZ"/>
          <w14:ligatures w14:val="none"/>
        </w:rPr>
        <w:t xml:space="preserve"> programmed</w:t>
      </w:r>
      <w:r w:rsidR="00306276" w:rsidRPr="00AF36C7">
        <w:rPr>
          <w:rFonts w:ascii="Abadi" w:eastAsia="Times New Roman" w:hAnsi="Abadi" w:cs="Mangal Pro"/>
          <w:kern w:val="0"/>
          <w:sz w:val="22"/>
          <w:szCs w:val="22"/>
          <w:lang w:eastAsia="en-NZ"/>
          <w14:ligatures w14:val="none"/>
        </w:rPr>
        <w:t xml:space="preserve">. </w:t>
      </w:r>
      <w:r w:rsidR="000D57B4" w:rsidRPr="00AF36C7">
        <w:rPr>
          <w:rFonts w:ascii="Abadi" w:eastAsia="Times New Roman" w:hAnsi="Abadi" w:cs="Mangal Pro"/>
          <w:kern w:val="0"/>
          <w:sz w:val="22"/>
          <w:szCs w:val="22"/>
          <w:lang w:eastAsia="en-NZ"/>
          <w14:ligatures w14:val="none"/>
        </w:rPr>
        <w:t>O</w:t>
      </w:r>
      <w:r w:rsidR="009F6D09" w:rsidRPr="00AF36C7">
        <w:rPr>
          <w:rFonts w:ascii="Abadi" w:eastAsia="Times New Roman" w:hAnsi="Abadi" w:cs="Mangal Pro"/>
          <w:kern w:val="0"/>
          <w:sz w:val="22"/>
          <w:szCs w:val="22"/>
          <w:lang w:eastAsia="en-NZ"/>
          <w14:ligatures w14:val="none"/>
        </w:rPr>
        <w:t>verall, these tools were</w:t>
      </w:r>
      <w:r w:rsidR="00C874DC" w:rsidRPr="00AF36C7">
        <w:rPr>
          <w:rFonts w:ascii="Abadi" w:eastAsia="Times New Roman" w:hAnsi="Abadi" w:cs="Mangal Pro"/>
          <w:kern w:val="0"/>
          <w:sz w:val="22"/>
          <w:szCs w:val="22"/>
          <w:lang w:eastAsia="en-NZ"/>
          <w14:ligatures w14:val="none"/>
        </w:rPr>
        <w:t xml:space="preserve"> </w:t>
      </w:r>
      <w:r w:rsidR="009E6783" w:rsidRPr="00AF36C7">
        <w:rPr>
          <w:rFonts w:ascii="Abadi" w:eastAsia="Times New Roman" w:hAnsi="Abadi" w:cs="Mangal Pro"/>
          <w:kern w:val="0"/>
          <w:sz w:val="22"/>
          <w:szCs w:val="22"/>
          <w:lang w:eastAsia="en-NZ"/>
          <w14:ligatures w14:val="none"/>
        </w:rPr>
        <w:t xml:space="preserve">the </w:t>
      </w:r>
      <w:r w:rsidR="006B2DE3" w:rsidRPr="00AF36C7">
        <w:rPr>
          <w:rFonts w:ascii="Abadi" w:eastAsia="Times New Roman" w:hAnsi="Abadi" w:cs="Mangal Pro"/>
          <w:kern w:val="0"/>
          <w:sz w:val="22"/>
          <w:szCs w:val="22"/>
          <w:lang w:eastAsia="en-NZ"/>
          <w14:ligatures w14:val="none"/>
        </w:rPr>
        <w:t xml:space="preserve">perfect toolkit </w:t>
      </w:r>
      <w:r w:rsidR="009E6783" w:rsidRPr="00AF36C7">
        <w:rPr>
          <w:rFonts w:ascii="Abadi" w:eastAsia="Times New Roman" w:hAnsi="Abadi" w:cs="Mangal Pro"/>
          <w:kern w:val="0"/>
          <w:sz w:val="22"/>
          <w:szCs w:val="22"/>
          <w:lang w:eastAsia="en-NZ"/>
          <w14:ligatures w14:val="none"/>
        </w:rPr>
        <w:t xml:space="preserve">to use in developing </w:t>
      </w:r>
      <w:r w:rsidR="00B22D32" w:rsidRPr="00AF36C7">
        <w:rPr>
          <w:rFonts w:ascii="Abadi" w:eastAsia="Times New Roman" w:hAnsi="Abadi" w:cs="Mangal Pro"/>
          <w:kern w:val="0"/>
          <w:sz w:val="22"/>
          <w:szCs w:val="22"/>
          <w:lang w:eastAsia="en-NZ"/>
          <w14:ligatures w14:val="none"/>
        </w:rPr>
        <w:t>my</w:t>
      </w:r>
      <w:r w:rsidR="009E6783" w:rsidRPr="00AF36C7">
        <w:rPr>
          <w:rFonts w:ascii="Abadi" w:eastAsia="Times New Roman" w:hAnsi="Abadi" w:cs="Mangal Pro"/>
          <w:kern w:val="0"/>
          <w:sz w:val="22"/>
          <w:szCs w:val="22"/>
          <w:lang w:eastAsia="en-NZ"/>
          <w14:ligatures w14:val="none"/>
        </w:rPr>
        <w:t xml:space="preserve"> website project.</w:t>
      </w:r>
    </w:p>
    <w:p w14:paraId="45C45D4D" w14:textId="12C53D52" w:rsidR="007F7F55" w:rsidRPr="00AF36C7" w:rsidRDefault="00992610" w:rsidP="009F6D09">
      <w:pPr>
        <w:spacing w:before="100" w:beforeAutospacing="1" w:after="100" w:afterAutospacing="1" w:line="276" w:lineRule="auto"/>
        <w:jc w:val="both"/>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 xml:space="preserve">II. </w:t>
      </w:r>
      <w:r w:rsidR="007F7F55" w:rsidRPr="00AF36C7">
        <w:rPr>
          <w:rFonts w:ascii="Abadi" w:eastAsia="Times New Roman" w:hAnsi="Abadi" w:cs="Mangal Pro"/>
          <w:b/>
          <w:bCs/>
          <w:kern w:val="0"/>
          <w:sz w:val="22"/>
          <w:szCs w:val="22"/>
          <w:lang w:eastAsia="en-NZ"/>
          <w14:ligatures w14:val="none"/>
        </w:rPr>
        <w:t>Decomposing Your Digital Outcome</w:t>
      </w:r>
    </w:p>
    <w:p w14:paraId="7BE66689" w14:textId="040B6F95" w:rsidR="009F6D09" w:rsidRPr="00AF36C7" w:rsidRDefault="00635DD2" w:rsidP="009F6D09">
      <w:pPr>
        <w:spacing w:before="100" w:beforeAutospacing="1" w:after="100" w:afterAutospacing="1" w:line="276" w:lineRule="auto"/>
        <w:jc w:val="both"/>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 xml:space="preserve">Task 4: Mind </w:t>
      </w:r>
      <w:r w:rsidR="00146783" w:rsidRPr="00AF36C7">
        <w:rPr>
          <w:rFonts w:ascii="Abadi" w:eastAsia="Times New Roman" w:hAnsi="Abadi" w:cs="Mangal Pro"/>
          <w:b/>
          <w:bCs/>
          <w:kern w:val="0"/>
          <w:sz w:val="22"/>
          <w:szCs w:val="22"/>
          <w:lang w:eastAsia="en-NZ"/>
          <w14:ligatures w14:val="none"/>
        </w:rPr>
        <w:t>Map of Full Digital Outcome</w:t>
      </w:r>
    </w:p>
    <w:p w14:paraId="04F0F1D8" w14:textId="48DC6CE1" w:rsidR="009202CE" w:rsidRPr="00AF36C7" w:rsidRDefault="000E292D" w:rsidP="009202CE">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noProof/>
          <w:kern w:val="0"/>
          <w:sz w:val="22"/>
          <w:szCs w:val="22"/>
          <w:lang w:eastAsia="en-NZ"/>
          <w14:ligatures w14:val="none"/>
        </w:rPr>
        <w:drawing>
          <wp:inline distT="0" distB="0" distL="0" distR="0" wp14:anchorId="4B49C5B6" wp14:editId="605165CA">
            <wp:extent cx="6645910" cy="4813935"/>
            <wp:effectExtent l="0" t="0" r="2540" b="5715"/>
            <wp:docPr id="58164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3045" name=""/>
                    <pic:cNvPicPr/>
                  </pic:nvPicPr>
                  <pic:blipFill>
                    <a:blip r:embed="rId27"/>
                    <a:stretch>
                      <a:fillRect/>
                    </a:stretch>
                  </pic:blipFill>
                  <pic:spPr>
                    <a:xfrm>
                      <a:off x="0" y="0"/>
                      <a:ext cx="6645910" cy="4813935"/>
                    </a:xfrm>
                    <a:prstGeom prst="rect">
                      <a:avLst/>
                    </a:prstGeom>
                  </pic:spPr>
                </pic:pic>
              </a:graphicData>
            </a:graphic>
          </wp:inline>
        </w:drawing>
      </w:r>
    </w:p>
    <w:p w14:paraId="770EE316" w14:textId="3D0ACDE9" w:rsidR="00695C14" w:rsidRPr="00AF36C7" w:rsidRDefault="00126297" w:rsidP="0055595D">
      <w:p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The mind map (or flowchart) shown above comprise</w:t>
      </w:r>
      <w:r w:rsidR="00771025" w:rsidRPr="00AF36C7">
        <w:rPr>
          <w:rFonts w:ascii="Abadi" w:eastAsia="Times New Roman" w:hAnsi="Abadi" w:cs="Mangal Pro"/>
          <w:kern w:val="0"/>
          <w:sz w:val="22"/>
          <w:szCs w:val="22"/>
          <w:lang w:eastAsia="en-NZ"/>
          <w14:ligatures w14:val="none"/>
        </w:rPr>
        <w:t>s</w:t>
      </w:r>
      <w:r w:rsidRPr="00AF36C7">
        <w:rPr>
          <w:rFonts w:ascii="Abadi" w:eastAsia="Times New Roman" w:hAnsi="Abadi" w:cs="Mangal Pro"/>
          <w:kern w:val="0"/>
          <w:sz w:val="22"/>
          <w:szCs w:val="22"/>
          <w:lang w:eastAsia="en-NZ"/>
          <w14:ligatures w14:val="none"/>
        </w:rPr>
        <w:t xml:space="preserve"> of the </w:t>
      </w:r>
      <w:r w:rsidR="00A23596" w:rsidRPr="00AF36C7">
        <w:rPr>
          <w:rFonts w:ascii="Abadi" w:eastAsia="Times New Roman" w:hAnsi="Abadi" w:cs="Mangal Pro"/>
          <w:kern w:val="0"/>
          <w:sz w:val="22"/>
          <w:szCs w:val="22"/>
          <w:lang w:eastAsia="en-NZ"/>
          <w14:ligatures w14:val="none"/>
        </w:rPr>
        <w:t>required components for my website.</w:t>
      </w:r>
      <w:r w:rsidR="000E3432" w:rsidRPr="00AF36C7">
        <w:rPr>
          <w:rFonts w:ascii="Abadi" w:eastAsia="Times New Roman" w:hAnsi="Abadi" w:cs="Mangal Pro"/>
          <w:kern w:val="0"/>
          <w:sz w:val="22"/>
          <w:szCs w:val="22"/>
          <w:lang w:eastAsia="en-NZ"/>
          <w14:ligatures w14:val="none"/>
        </w:rPr>
        <w:t xml:space="preserve"> The following components </w:t>
      </w:r>
      <w:r w:rsidR="00931AA5" w:rsidRPr="00AF36C7">
        <w:rPr>
          <w:rFonts w:ascii="Abadi" w:eastAsia="Times New Roman" w:hAnsi="Abadi" w:cs="Mangal Pro"/>
          <w:kern w:val="0"/>
          <w:sz w:val="22"/>
          <w:szCs w:val="22"/>
          <w:lang w:eastAsia="en-NZ"/>
          <w14:ligatures w14:val="none"/>
        </w:rPr>
        <w:t>have their respective elements and subcomponents:</w:t>
      </w:r>
      <w:r w:rsidR="003C7306" w:rsidRPr="00AF36C7">
        <w:rPr>
          <w:rFonts w:ascii="Abadi" w:eastAsia="Times New Roman" w:hAnsi="Abadi" w:cs="Mangal Pro"/>
          <w:kern w:val="0"/>
          <w:sz w:val="22"/>
          <w:szCs w:val="22"/>
          <w:lang w:eastAsia="en-NZ"/>
          <w14:ligatures w14:val="none"/>
        </w:rPr>
        <w:t xml:space="preserve"> </w:t>
      </w:r>
    </w:p>
    <w:p w14:paraId="638C23C9" w14:textId="19221A19" w:rsidR="00695C14" w:rsidRPr="00AF36C7" w:rsidRDefault="00A71AA3" w:rsidP="000E3432">
      <w:pPr>
        <w:pStyle w:val="ListParagraph"/>
        <w:numPr>
          <w:ilvl w:val="0"/>
          <w:numId w:val="7"/>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Homepage</w:t>
      </w:r>
      <w:r w:rsidRPr="00AF36C7">
        <w:rPr>
          <w:rFonts w:ascii="Abadi" w:eastAsia="Times New Roman" w:hAnsi="Abadi" w:cs="Mangal Pro"/>
          <w:kern w:val="0"/>
          <w:sz w:val="22"/>
          <w:szCs w:val="22"/>
          <w:lang w:eastAsia="en-NZ"/>
          <w14:ligatures w14:val="none"/>
        </w:rPr>
        <w:t xml:space="preserve"> (index.html)</w:t>
      </w:r>
      <w:r w:rsidR="00BD1BC0" w:rsidRPr="00AF36C7">
        <w:rPr>
          <w:rFonts w:ascii="Abadi" w:eastAsia="Times New Roman" w:hAnsi="Abadi" w:cs="Mangal Pro"/>
          <w:kern w:val="0"/>
          <w:sz w:val="22"/>
          <w:szCs w:val="22"/>
          <w:lang w:eastAsia="en-NZ"/>
          <w14:ligatures w14:val="none"/>
        </w:rPr>
        <w:t xml:space="preserve"> – The starting page</w:t>
      </w:r>
      <w:r w:rsidRPr="00AF36C7">
        <w:rPr>
          <w:rFonts w:ascii="Abadi" w:eastAsia="Times New Roman" w:hAnsi="Abadi" w:cs="Mangal Pro"/>
          <w:kern w:val="0"/>
          <w:sz w:val="22"/>
          <w:szCs w:val="22"/>
          <w:lang w:eastAsia="en-NZ"/>
          <w14:ligatures w14:val="none"/>
        </w:rPr>
        <w:t xml:space="preserve"> </w:t>
      </w:r>
      <w:r w:rsidR="00E25765" w:rsidRPr="00AF36C7">
        <w:rPr>
          <w:rFonts w:ascii="Abadi" w:eastAsia="Times New Roman" w:hAnsi="Abadi" w:cs="Mangal Pro"/>
          <w:kern w:val="0"/>
          <w:sz w:val="22"/>
          <w:szCs w:val="22"/>
          <w:lang w:eastAsia="en-NZ"/>
          <w14:ligatures w14:val="none"/>
        </w:rPr>
        <w:t>which</w:t>
      </w:r>
      <w:r w:rsidR="00695C14" w:rsidRPr="00AF36C7">
        <w:rPr>
          <w:rFonts w:ascii="Abadi" w:eastAsia="Times New Roman" w:hAnsi="Abadi" w:cs="Mangal Pro"/>
          <w:kern w:val="0"/>
          <w:sz w:val="22"/>
          <w:szCs w:val="22"/>
          <w:lang w:eastAsia="en-NZ"/>
          <w14:ligatures w14:val="none"/>
        </w:rPr>
        <w:t xml:space="preserve"> contains the heading,</w:t>
      </w:r>
      <w:r w:rsidR="00E25765" w:rsidRPr="00AF36C7">
        <w:rPr>
          <w:rFonts w:ascii="Abadi" w:eastAsia="Times New Roman" w:hAnsi="Abadi" w:cs="Mangal Pro"/>
          <w:kern w:val="0"/>
          <w:sz w:val="22"/>
          <w:szCs w:val="22"/>
          <w:lang w:eastAsia="en-NZ"/>
          <w14:ligatures w14:val="none"/>
        </w:rPr>
        <w:t xml:space="preserve"> </w:t>
      </w:r>
      <w:r w:rsidR="0025204A" w:rsidRPr="00AF36C7">
        <w:rPr>
          <w:rFonts w:ascii="Abadi" w:eastAsia="Times New Roman" w:hAnsi="Abadi" w:cs="Mangal Pro"/>
          <w:kern w:val="0"/>
          <w:sz w:val="22"/>
          <w:szCs w:val="22"/>
          <w:lang w:eastAsia="en-NZ"/>
          <w14:ligatures w14:val="none"/>
        </w:rPr>
        <w:t xml:space="preserve">navigation bar, footer, and </w:t>
      </w:r>
      <w:r w:rsidR="00E25765" w:rsidRPr="00AF36C7">
        <w:rPr>
          <w:rFonts w:ascii="Abadi" w:eastAsia="Times New Roman" w:hAnsi="Abadi" w:cs="Mangal Pro"/>
          <w:kern w:val="0"/>
          <w:sz w:val="22"/>
          <w:szCs w:val="22"/>
          <w:lang w:eastAsia="en-NZ"/>
          <w14:ligatures w14:val="none"/>
        </w:rPr>
        <w:t xml:space="preserve">block previews of each </w:t>
      </w:r>
      <w:r w:rsidR="009C0E49" w:rsidRPr="00AF36C7">
        <w:rPr>
          <w:rFonts w:ascii="Abadi" w:eastAsia="Times New Roman" w:hAnsi="Abadi" w:cs="Mangal Pro"/>
          <w:kern w:val="0"/>
          <w:sz w:val="22"/>
          <w:szCs w:val="22"/>
          <w:lang w:eastAsia="en-NZ"/>
          <w14:ligatures w14:val="none"/>
        </w:rPr>
        <w:t>subp</w:t>
      </w:r>
      <w:r w:rsidR="00E25765" w:rsidRPr="00AF36C7">
        <w:rPr>
          <w:rFonts w:ascii="Abadi" w:eastAsia="Times New Roman" w:hAnsi="Abadi" w:cs="Mangal Pro"/>
          <w:kern w:val="0"/>
          <w:sz w:val="22"/>
          <w:szCs w:val="22"/>
          <w:lang w:eastAsia="en-NZ"/>
          <w14:ligatures w14:val="none"/>
        </w:rPr>
        <w:t>age: Overview, Calculator, and About</w:t>
      </w:r>
      <w:r w:rsidR="0025204A" w:rsidRPr="00AF36C7">
        <w:rPr>
          <w:rFonts w:ascii="Abadi" w:eastAsia="Times New Roman" w:hAnsi="Abadi" w:cs="Mangal Pro"/>
          <w:kern w:val="0"/>
          <w:sz w:val="22"/>
          <w:szCs w:val="22"/>
          <w:lang w:eastAsia="en-NZ"/>
          <w14:ligatures w14:val="none"/>
        </w:rPr>
        <w:t xml:space="preserve">. </w:t>
      </w:r>
    </w:p>
    <w:p w14:paraId="1B2426CC" w14:textId="76EC7421" w:rsidR="00695C14" w:rsidRPr="00AF36C7" w:rsidRDefault="00BD1BC0" w:rsidP="000E3432">
      <w:pPr>
        <w:pStyle w:val="ListParagraph"/>
        <w:numPr>
          <w:ilvl w:val="0"/>
          <w:numId w:val="7"/>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Navigation</w:t>
      </w:r>
      <w:r w:rsidR="00771025" w:rsidRPr="00AF36C7">
        <w:rPr>
          <w:rFonts w:ascii="Abadi" w:eastAsia="Times New Roman" w:hAnsi="Abadi" w:cs="Mangal Pro"/>
          <w:b/>
          <w:bCs/>
          <w:kern w:val="0"/>
          <w:sz w:val="22"/>
          <w:szCs w:val="22"/>
          <w:lang w:eastAsia="en-NZ"/>
          <w14:ligatures w14:val="none"/>
        </w:rPr>
        <w:t xml:space="preserve"> </w:t>
      </w:r>
      <w:r w:rsidRPr="00AF36C7">
        <w:rPr>
          <w:rFonts w:ascii="Abadi" w:eastAsia="Times New Roman" w:hAnsi="Abadi" w:cs="Mangal Pro"/>
          <w:b/>
          <w:bCs/>
          <w:kern w:val="0"/>
          <w:sz w:val="22"/>
          <w:szCs w:val="22"/>
          <w:lang w:eastAsia="en-NZ"/>
          <w14:ligatures w14:val="none"/>
        </w:rPr>
        <w:t>Ba</w:t>
      </w:r>
      <w:r w:rsidR="00771025" w:rsidRPr="00AF36C7">
        <w:rPr>
          <w:rFonts w:ascii="Abadi" w:eastAsia="Times New Roman" w:hAnsi="Abadi" w:cs="Mangal Pro"/>
          <w:b/>
          <w:bCs/>
          <w:kern w:val="0"/>
          <w:sz w:val="22"/>
          <w:szCs w:val="22"/>
          <w:lang w:eastAsia="en-NZ"/>
          <w14:ligatures w14:val="none"/>
        </w:rPr>
        <w:t>r</w:t>
      </w:r>
      <w:r w:rsidR="00771025" w:rsidRPr="00AF36C7">
        <w:rPr>
          <w:rFonts w:ascii="Abadi" w:eastAsia="Times New Roman" w:hAnsi="Abadi" w:cs="Mangal Pro"/>
          <w:kern w:val="0"/>
          <w:sz w:val="22"/>
          <w:szCs w:val="22"/>
          <w:lang w:eastAsia="en-NZ"/>
          <w14:ligatures w14:val="none"/>
        </w:rPr>
        <w:t xml:space="preserve"> </w:t>
      </w:r>
      <w:r w:rsidR="0067010F" w:rsidRPr="00AF36C7">
        <w:rPr>
          <w:rFonts w:ascii="Abadi" w:eastAsia="Times New Roman" w:hAnsi="Abadi" w:cs="Mangal Pro"/>
          <w:kern w:val="0"/>
          <w:sz w:val="22"/>
          <w:szCs w:val="22"/>
          <w:lang w:eastAsia="en-NZ"/>
          <w14:ligatures w14:val="none"/>
        </w:rPr>
        <w:t xml:space="preserve">– It </w:t>
      </w:r>
      <w:r w:rsidR="002F7568" w:rsidRPr="00AF36C7">
        <w:rPr>
          <w:rFonts w:ascii="Abadi" w:eastAsia="Times New Roman" w:hAnsi="Abadi" w:cs="Mangal Pro"/>
          <w:kern w:val="0"/>
          <w:sz w:val="22"/>
          <w:szCs w:val="22"/>
          <w:lang w:eastAsia="en-NZ"/>
          <w14:ligatures w14:val="none"/>
        </w:rPr>
        <w:t>consists of</w:t>
      </w:r>
      <w:r w:rsidR="00771025" w:rsidRPr="00AF36C7">
        <w:rPr>
          <w:rFonts w:ascii="Abadi" w:eastAsia="Times New Roman" w:hAnsi="Abadi" w:cs="Mangal Pro"/>
          <w:kern w:val="0"/>
          <w:sz w:val="22"/>
          <w:szCs w:val="22"/>
          <w:lang w:eastAsia="en-NZ"/>
          <w14:ligatures w14:val="none"/>
        </w:rPr>
        <w:t xml:space="preserve"> shortcut hyperlinks to each </w:t>
      </w:r>
      <w:r w:rsidR="009C0E49" w:rsidRPr="00AF36C7">
        <w:rPr>
          <w:rFonts w:ascii="Abadi" w:eastAsia="Times New Roman" w:hAnsi="Abadi" w:cs="Mangal Pro"/>
          <w:kern w:val="0"/>
          <w:sz w:val="22"/>
          <w:szCs w:val="22"/>
          <w:lang w:eastAsia="en-NZ"/>
          <w14:ligatures w14:val="none"/>
        </w:rPr>
        <w:t>sub</w:t>
      </w:r>
      <w:r w:rsidR="00771025" w:rsidRPr="00AF36C7">
        <w:rPr>
          <w:rFonts w:ascii="Abadi" w:eastAsia="Times New Roman" w:hAnsi="Abadi" w:cs="Mangal Pro"/>
          <w:kern w:val="0"/>
          <w:sz w:val="22"/>
          <w:szCs w:val="22"/>
          <w:lang w:eastAsia="en-NZ"/>
          <w14:ligatures w14:val="none"/>
        </w:rPr>
        <w:t>page</w:t>
      </w:r>
      <w:r w:rsidR="00B20E9A" w:rsidRPr="00AF36C7">
        <w:rPr>
          <w:rFonts w:ascii="Abadi" w:eastAsia="Times New Roman" w:hAnsi="Abadi" w:cs="Mangal Pro"/>
          <w:kern w:val="0"/>
          <w:sz w:val="22"/>
          <w:szCs w:val="22"/>
          <w:lang w:eastAsia="en-NZ"/>
          <w14:ligatures w14:val="none"/>
        </w:rPr>
        <w:t xml:space="preserve"> and the website’s name and logo.</w:t>
      </w:r>
    </w:p>
    <w:p w14:paraId="63D85ECF" w14:textId="47B4024F" w:rsidR="00695C14" w:rsidRPr="00AF36C7" w:rsidRDefault="0067010F" w:rsidP="000E3432">
      <w:pPr>
        <w:pStyle w:val="ListParagraph"/>
        <w:numPr>
          <w:ilvl w:val="0"/>
          <w:numId w:val="7"/>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F</w:t>
      </w:r>
      <w:r w:rsidR="00877E8B" w:rsidRPr="00AF36C7">
        <w:rPr>
          <w:rFonts w:ascii="Abadi" w:eastAsia="Times New Roman" w:hAnsi="Abadi" w:cs="Mangal Pro"/>
          <w:b/>
          <w:bCs/>
          <w:kern w:val="0"/>
          <w:sz w:val="22"/>
          <w:szCs w:val="22"/>
          <w:lang w:eastAsia="en-NZ"/>
          <w14:ligatures w14:val="none"/>
        </w:rPr>
        <w:t>ooter</w:t>
      </w:r>
      <w:r w:rsidR="00877E8B"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It </w:t>
      </w:r>
      <w:r w:rsidR="00877E8B" w:rsidRPr="00AF36C7">
        <w:rPr>
          <w:rFonts w:ascii="Abadi" w:eastAsia="Times New Roman" w:hAnsi="Abadi" w:cs="Mangal Pro"/>
          <w:kern w:val="0"/>
          <w:sz w:val="22"/>
          <w:szCs w:val="22"/>
          <w:lang w:eastAsia="en-NZ"/>
          <w14:ligatures w14:val="none"/>
        </w:rPr>
        <w:t xml:space="preserve">consists of the contact and copyright information and the website’s name and logo. </w:t>
      </w:r>
    </w:p>
    <w:p w14:paraId="31F2FA4F" w14:textId="23730E2E" w:rsidR="0067010F" w:rsidRPr="00AF36C7" w:rsidRDefault="00695C14" w:rsidP="000E3432">
      <w:pPr>
        <w:pStyle w:val="ListParagraph"/>
        <w:numPr>
          <w:ilvl w:val="0"/>
          <w:numId w:val="7"/>
        </w:numPr>
        <w:spacing w:before="100" w:beforeAutospacing="1" w:after="100" w:afterAutospacing="1" w:line="276" w:lineRule="auto"/>
        <w:jc w:val="both"/>
        <w:rPr>
          <w:rFonts w:ascii="Abadi" w:eastAsia="Times New Roman" w:hAnsi="Abadi" w:cs="Mangal Pro"/>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Overview</w:t>
      </w:r>
      <w:r w:rsidRPr="00AF36C7">
        <w:rPr>
          <w:rFonts w:ascii="Abadi" w:eastAsia="Times New Roman" w:hAnsi="Abadi" w:cs="Mangal Pro"/>
          <w:kern w:val="0"/>
          <w:sz w:val="22"/>
          <w:szCs w:val="22"/>
          <w:lang w:eastAsia="en-NZ"/>
          <w14:ligatures w14:val="none"/>
        </w:rPr>
        <w:t xml:space="preserve"> </w:t>
      </w:r>
      <w:r w:rsidR="0067010F" w:rsidRPr="00AF36C7">
        <w:rPr>
          <w:rFonts w:ascii="Abadi" w:eastAsia="Times New Roman" w:hAnsi="Abadi" w:cs="Mangal Pro"/>
          <w:kern w:val="0"/>
          <w:sz w:val="22"/>
          <w:szCs w:val="22"/>
          <w:lang w:eastAsia="en-NZ"/>
          <w14:ligatures w14:val="none"/>
        </w:rPr>
        <w:t>– A subpage that contains the step-by-step tutorial in how to use the website</w:t>
      </w:r>
      <w:r w:rsidR="00F371F7" w:rsidRPr="00AF36C7">
        <w:rPr>
          <w:rFonts w:ascii="Abadi" w:eastAsia="Times New Roman" w:hAnsi="Abadi" w:cs="Mangal Pro"/>
          <w:kern w:val="0"/>
          <w:sz w:val="22"/>
          <w:szCs w:val="22"/>
          <w:lang w:eastAsia="en-NZ"/>
          <w14:ligatures w14:val="none"/>
        </w:rPr>
        <w:t xml:space="preserve"> and a button to take the user to the Calculator subpage.</w:t>
      </w:r>
    </w:p>
    <w:p w14:paraId="0D4F50C3" w14:textId="2FA0008D" w:rsidR="0067010F" w:rsidRPr="00AF36C7" w:rsidRDefault="0067010F" w:rsidP="000E3432">
      <w:pPr>
        <w:pStyle w:val="ListParagraph"/>
        <w:numPr>
          <w:ilvl w:val="0"/>
          <w:numId w:val="7"/>
        </w:numPr>
        <w:spacing w:before="100" w:beforeAutospacing="1" w:after="100" w:afterAutospacing="1" w:line="276" w:lineRule="auto"/>
        <w:jc w:val="both"/>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Calculator</w:t>
      </w:r>
      <w:r w:rsidR="00F371F7" w:rsidRPr="00AF36C7">
        <w:rPr>
          <w:rFonts w:ascii="Abadi" w:eastAsia="Times New Roman" w:hAnsi="Abadi" w:cs="Mangal Pro"/>
          <w:b/>
          <w:bCs/>
          <w:kern w:val="0"/>
          <w:sz w:val="22"/>
          <w:szCs w:val="22"/>
          <w:lang w:eastAsia="en-NZ"/>
          <w14:ligatures w14:val="none"/>
        </w:rPr>
        <w:t xml:space="preserve"> </w:t>
      </w:r>
      <w:r w:rsidR="00F371F7" w:rsidRPr="00AF36C7">
        <w:rPr>
          <w:rFonts w:ascii="Abadi" w:eastAsia="Times New Roman" w:hAnsi="Abadi" w:cs="Mangal Pro"/>
          <w:kern w:val="0"/>
          <w:sz w:val="22"/>
          <w:szCs w:val="22"/>
          <w:lang w:eastAsia="en-NZ"/>
          <w14:ligatures w14:val="none"/>
        </w:rPr>
        <w:t>– A subpage that contains</w:t>
      </w:r>
      <w:r w:rsidR="007D3B1D" w:rsidRPr="00AF36C7">
        <w:rPr>
          <w:rFonts w:ascii="Abadi" w:eastAsia="Times New Roman" w:hAnsi="Abadi" w:cs="Mangal Pro"/>
          <w:kern w:val="0"/>
          <w:sz w:val="22"/>
          <w:szCs w:val="22"/>
          <w:lang w:eastAsia="en-NZ"/>
          <w14:ligatures w14:val="none"/>
        </w:rPr>
        <w:t xml:space="preserve"> the functional calculator for the user to input and compute their daily </w:t>
      </w:r>
      <w:r w:rsidR="007D3B1D" w:rsidRPr="00B61874">
        <w:rPr>
          <w:rFonts w:ascii="Abadi" w:eastAsia="Times New Roman" w:hAnsi="Abadi" w:cs="Mangal Pro"/>
          <w:kern w:val="0"/>
          <w:sz w:val="22"/>
          <w:szCs w:val="22"/>
          <w:lang w:eastAsia="en-NZ"/>
          <w14:ligatures w14:val="none"/>
        </w:rPr>
        <w:t>screen</w:t>
      </w:r>
      <w:r w:rsidR="008E15E4">
        <w:rPr>
          <w:rFonts w:ascii="Abadi" w:eastAsia="Times New Roman" w:hAnsi="Abadi" w:cs="Mangal Pro"/>
          <w:kern w:val="0"/>
          <w:sz w:val="22"/>
          <w:szCs w:val="22"/>
          <w:lang w:eastAsia="en-NZ"/>
          <w14:ligatures w14:val="none"/>
        </w:rPr>
        <w:t xml:space="preserve"> </w:t>
      </w:r>
      <w:r w:rsidR="007D3B1D" w:rsidRPr="00B61874">
        <w:rPr>
          <w:rFonts w:ascii="Abadi" w:eastAsia="Times New Roman" w:hAnsi="Abadi" w:cs="Mangal Pro"/>
          <w:kern w:val="0"/>
          <w:sz w:val="22"/>
          <w:szCs w:val="22"/>
          <w:lang w:eastAsia="en-NZ"/>
          <w14:ligatures w14:val="none"/>
        </w:rPr>
        <w:t>time</w:t>
      </w:r>
      <w:r w:rsidR="007D3B1D" w:rsidRPr="00AF36C7">
        <w:rPr>
          <w:rFonts w:ascii="Abadi" w:eastAsia="Times New Roman" w:hAnsi="Abadi" w:cs="Mangal Pro"/>
          <w:kern w:val="0"/>
          <w:sz w:val="22"/>
          <w:szCs w:val="22"/>
          <w:lang w:eastAsia="en-NZ"/>
          <w14:ligatures w14:val="none"/>
        </w:rPr>
        <w:t xml:space="preserve"> </w:t>
      </w:r>
      <w:r w:rsidR="00D158D9" w:rsidRPr="00AF36C7">
        <w:rPr>
          <w:rFonts w:ascii="Abadi" w:eastAsia="Times New Roman" w:hAnsi="Abadi" w:cs="Mangal Pro"/>
          <w:kern w:val="0"/>
          <w:sz w:val="22"/>
          <w:szCs w:val="22"/>
          <w:lang w:eastAsia="en-NZ"/>
          <w14:ligatures w14:val="none"/>
        </w:rPr>
        <w:t>and find alternative activities they can do for the calculated amount of time.</w:t>
      </w:r>
    </w:p>
    <w:p w14:paraId="58151F3E" w14:textId="2A36B64C" w:rsidR="004C344A" w:rsidRPr="00AF36C7" w:rsidRDefault="0067010F" w:rsidP="00BA3ECB">
      <w:pPr>
        <w:pStyle w:val="ListParagraph"/>
        <w:numPr>
          <w:ilvl w:val="0"/>
          <w:numId w:val="7"/>
        </w:numPr>
        <w:spacing w:before="100" w:beforeAutospacing="1" w:after="100" w:afterAutospacing="1" w:line="276" w:lineRule="auto"/>
        <w:jc w:val="both"/>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About</w:t>
      </w:r>
      <w:r w:rsidR="00695C14" w:rsidRPr="00AF36C7">
        <w:rPr>
          <w:rFonts w:ascii="Abadi" w:eastAsia="Times New Roman" w:hAnsi="Abadi" w:cs="Mangal Pro"/>
          <w:b/>
          <w:bCs/>
          <w:kern w:val="0"/>
          <w:sz w:val="22"/>
          <w:szCs w:val="22"/>
          <w:lang w:eastAsia="en-NZ"/>
          <w14:ligatures w14:val="none"/>
        </w:rPr>
        <w:t xml:space="preserve"> </w:t>
      </w:r>
      <w:r w:rsidR="00FB1C6A" w:rsidRPr="00AF36C7">
        <w:rPr>
          <w:rFonts w:ascii="Abadi" w:eastAsia="Times New Roman" w:hAnsi="Abadi" w:cs="Mangal Pro"/>
          <w:kern w:val="0"/>
          <w:sz w:val="22"/>
          <w:szCs w:val="22"/>
          <w:lang w:eastAsia="en-NZ"/>
          <w14:ligatures w14:val="none"/>
        </w:rPr>
        <w:t>– A</w:t>
      </w:r>
      <w:r w:rsidR="00885515" w:rsidRPr="00AF36C7">
        <w:rPr>
          <w:rFonts w:ascii="Abadi" w:eastAsia="Times New Roman" w:hAnsi="Abadi" w:cs="Mangal Pro"/>
          <w:kern w:val="0"/>
          <w:sz w:val="22"/>
          <w:szCs w:val="22"/>
          <w:lang w:eastAsia="en-NZ"/>
          <w14:ligatures w14:val="none"/>
        </w:rPr>
        <w:t xml:space="preserve"> subpage </w:t>
      </w:r>
      <w:r w:rsidR="00D158D9" w:rsidRPr="00AF36C7">
        <w:rPr>
          <w:rFonts w:ascii="Abadi" w:eastAsia="Times New Roman" w:hAnsi="Abadi" w:cs="Mangal Pro"/>
          <w:kern w:val="0"/>
          <w:sz w:val="22"/>
          <w:szCs w:val="22"/>
          <w:lang w:eastAsia="en-NZ"/>
          <w14:ligatures w14:val="none"/>
        </w:rPr>
        <w:t xml:space="preserve">that </w:t>
      </w:r>
      <w:r w:rsidR="007F382C" w:rsidRPr="00AF36C7">
        <w:rPr>
          <w:rFonts w:ascii="Abadi" w:eastAsia="Times New Roman" w:hAnsi="Abadi" w:cs="Mangal Pro"/>
          <w:kern w:val="0"/>
          <w:sz w:val="22"/>
          <w:szCs w:val="22"/>
          <w:lang w:eastAsia="en-NZ"/>
          <w14:ligatures w14:val="none"/>
        </w:rPr>
        <w:t>contains the problem the website wants to address and the feedback section for users to submit their suggestions and concerns regarding the website.</w:t>
      </w:r>
    </w:p>
    <w:p w14:paraId="5AA6A03F" w14:textId="6C9DFD4D" w:rsidR="006E33D1" w:rsidRPr="00AF36C7" w:rsidRDefault="006E33D1" w:rsidP="006E33D1">
      <w:pPr>
        <w:spacing w:before="100" w:beforeAutospacing="1" w:after="100" w:afterAutospacing="1" w:line="276" w:lineRule="auto"/>
        <w:jc w:val="both"/>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lastRenderedPageBreak/>
        <w:t xml:space="preserve">Task 5: </w:t>
      </w:r>
      <w:r w:rsidR="007F7F55" w:rsidRPr="00AF36C7">
        <w:rPr>
          <w:rFonts w:ascii="Abadi" w:eastAsia="Times New Roman" w:hAnsi="Abadi" w:cs="Mangal Pro"/>
          <w:b/>
          <w:bCs/>
          <w:kern w:val="0"/>
          <w:sz w:val="22"/>
          <w:szCs w:val="22"/>
          <w:lang w:eastAsia="en-NZ"/>
          <w14:ligatures w14:val="none"/>
        </w:rPr>
        <w:t>List the Components in an MVP Table</w:t>
      </w:r>
    </w:p>
    <w:tbl>
      <w:tblPr>
        <w:tblStyle w:val="TableGrid"/>
        <w:tblW w:w="0" w:type="auto"/>
        <w:tblLook w:val="04A0" w:firstRow="1" w:lastRow="0" w:firstColumn="1" w:lastColumn="0" w:noHBand="0" w:noVBand="1"/>
      </w:tblPr>
      <w:tblGrid>
        <w:gridCol w:w="1555"/>
        <w:gridCol w:w="2976"/>
        <w:gridCol w:w="1742"/>
        <w:gridCol w:w="2511"/>
        <w:gridCol w:w="1672"/>
      </w:tblGrid>
      <w:tr w:rsidR="006C10F3" w:rsidRPr="00AF36C7" w14:paraId="487AF2C8" w14:textId="77777777" w:rsidTr="00654D81">
        <w:tc>
          <w:tcPr>
            <w:tcW w:w="1555" w:type="dxa"/>
          </w:tcPr>
          <w:p w14:paraId="2655424B" w14:textId="4888BC01" w:rsidR="006C10F3" w:rsidRPr="00AF36C7" w:rsidRDefault="006C10F3" w:rsidP="0008140C">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Component</w:t>
            </w:r>
          </w:p>
        </w:tc>
        <w:tc>
          <w:tcPr>
            <w:tcW w:w="2976" w:type="dxa"/>
          </w:tcPr>
          <w:p w14:paraId="2FDD0C71" w14:textId="344D3D59" w:rsidR="006C10F3" w:rsidRPr="00AF36C7" w:rsidRDefault="00670B9F" w:rsidP="0008140C">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Objective</w:t>
            </w:r>
          </w:p>
        </w:tc>
        <w:tc>
          <w:tcPr>
            <w:tcW w:w="1742" w:type="dxa"/>
          </w:tcPr>
          <w:p w14:paraId="4E3312AF" w14:textId="0F9D1BBA" w:rsidR="006C10F3" w:rsidRPr="00AF36C7" w:rsidRDefault="00670B9F" w:rsidP="0008140C">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Assets</w:t>
            </w:r>
          </w:p>
        </w:tc>
        <w:tc>
          <w:tcPr>
            <w:tcW w:w="2511" w:type="dxa"/>
          </w:tcPr>
          <w:p w14:paraId="18608FEE" w14:textId="0EAEE673" w:rsidR="006C10F3" w:rsidRPr="00AF36C7" w:rsidRDefault="00670B9F" w:rsidP="0008140C">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Rules</w:t>
            </w:r>
          </w:p>
        </w:tc>
        <w:tc>
          <w:tcPr>
            <w:tcW w:w="1672" w:type="dxa"/>
          </w:tcPr>
          <w:p w14:paraId="4B7E5475" w14:textId="41D0C2B4" w:rsidR="006C10F3" w:rsidRPr="00AF36C7" w:rsidRDefault="00BB50C7" w:rsidP="0008140C">
            <w:pPr>
              <w:spacing w:before="100" w:beforeAutospacing="1" w:after="100" w:afterAutospacing="1" w:line="276" w:lineRule="auto"/>
              <w:jc w:val="center"/>
              <w:rPr>
                <w:rFonts w:ascii="Abadi" w:eastAsia="Times New Roman" w:hAnsi="Abadi" w:cs="Mangal Pro"/>
                <w:b/>
                <w:bCs/>
                <w:kern w:val="0"/>
                <w:sz w:val="22"/>
                <w:szCs w:val="22"/>
                <w:lang w:eastAsia="en-NZ"/>
                <w14:ligatures w14:val="none"/>
              </w:rPr>
            </w:pPr>
            <w:r w:rsidRPr="00AF36C7">
              <w:rPr>
                <w:rFonts w:ascii="Abadi" w:eastAsia="Times New Roman" w:hAnsi="Abadi" w:cs="Mangal Pro"/>
                <w:b/>
                <w:bCs/>
                <w:kern w:val="0"/>
                <w:sz w:val="22"/>
                <w:szCs w:val="22"/>
                <w:lang w:eastAsia="en-NZ"/>
                <w14:ligatures w14:val="none"/>
              </w:rPr>
              <w:t>Deadline</w:t>
            </w:r>
          </w:p>
        </w:tc>
      </w:tr>
      <w:tr w:rsidR="006C10F3" w:rsidRPr="00AF36C7" w14:paraId="3627A07B" w14:textId="77777777" w:rsidTr="00654D81">
        <w:tc>
          <w:tcPr>
            <w:tcW w:w="1555" w:type="dxa"/>
          </w:tcPr>
          <w:p w14:paraId="0FE10264" w14:textId="77777777" w:rsidR="00744156" w:rsidRPr="00AF36C7" w:rsidRDefault="00744156" w:rsidP="00654D81">
            <w:pPr>
              <w:spacing w:before="100" w:beforeAutospacing="1" w:after="100" w:afterAutospacing="1" w:line="276" w:lineRule="auto"/>
              <w:rPr>
                <w:rFonts w:ascii="Abadi" w:eastAsia="Times New Roman" w:hAnsi="Abadi" w:cs="Mangal Pro"/>
                <w:kern w:val="0"/>
                <w:sz w:val="22"/>
                <w:szCs w:val="22"/>
                <w:lang w:eastAsia="en-NZ"/>
                <w14:ligatures w14:val="none"/>
              </w:rPr>
            </w:pPr>
          </w:p>
          <w:p w14:paraId="2FC0BA2C" w14:textId="49064063" w:rsidR="006C10F3" w:rsidRPr="00AF36C7" w:rsidRDefault="0008140C" w:rsidP="00F503AF">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Homepage</w:t>
            </w:r>
          </w:p>
        </w:tc>
        <w:tc>
          <w:tcPr>
            <w:tcW w:w="2976" w:type="dxa"/>
          </w:tcPr>
          <w:p w14:paraId="0FB309D2" w14:textId="4B81E015" w:rsidR="006C10F3" w:rsidRPr="00AF36C7" w:rsidRDefault="00FD7BBF"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Make an appealing homepage with the website title and condensed version of the introduction page with a button to take them to the full introduction page. </w:t>
            </w:r>
          </w:p>
        </w:tc>
        <w:tc>
          <w:tcPr>
            <w:tcW w:w="1742" w:type="dxa"/>
          </w:tcPr>
          <w:p w14:paraId="628C7CFA" w14:textId="439A16FA" w:rsidR="006C10F3" w:rsidRPr="00AF36C7" w:rsidRDefault="00540212"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NZ-related images</w:t>
            </w:r>
            <w:r w:rsidR="00720FA8" w:rsidRPr="00AF36C7">
              <w:rPr>
                <w:rFonts w:ascii="Abadi" w:eastAsia="Times New Roman" w:hAnsi="Abadi" w:cs="Mangal Pro"/>
                <w:kern w:val="0"/>
                <w:sz w:val="22"/>
                <w:szCs w:val="22"/>
                <w:lang w:eastAsia="en-NZ"/>
                <w14:ligatures w14:val="none"/>
              </w:rPr>
              <w:t>, website logo, intro text, paragraph section, “Learn More” button</w:t>
            </w:r>
          </w:p>
        </w:tc>
        <w:tc>
          <w:tcPr>
            <w:tcW w:w="2511" w:type="dxa"/>
          </w:tcPr>
          <w:p w14:paraId="42A36BCC" w14:textId="67BF5CA0" w:rsidR="006C10F3" w:rsidRPr="00AF36C7" w:rsidRDefault="00731E6F"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Ensure accessibility, easy navigation, and visual</w:t>
            </w:r>
            <w:r w:rsidR="00DE39E9" w:rsidRPr="00AF36C7">
              <w:rPr>
                <w:rFonts w:ascii="Abadi" w:eastAsia="Times New Roman" w:hAnsi="Abadi" w:cs="Mangal Pro"/>
                <w:kern w:val="0"/>
                <w:sz w:val="22"/>
                <w:szCs w:val="22"/>
                <w:lang w:eastAsia="en-NZ"/>
                <w14:ligatures w14:val="none"/>
              </w:rPr>
              <w:t xml:space="preserve">ly </w:t>
            </w:r>
            <w:r w:rsidRPr="00AF36C7">
              <w:rPr>
                <w:rFonts w:ascii="Abadi" w:eastAsia="Times New Roman" w:hAnsi="Abadi" w:cs="Mangal Pro"/>
                <w:kern w:val="0"/>
                <w:sz w:val="22"/>
                <w:szCs w:val="22"/>
                <w:lang w:eastAsia="en-NZ"/>
                <w14:ligatures w14:val="none"/>
              </w:rPr>
              <w:t>appealing for all users.</w:t>
            </w:r>
          </w:p>
        </w:tc>
        <w:tc>
          <w:tcPr>
            <w:tcW w:w="1672" w:type="dxa"/>
          </w:tcPr>
          <w:p w14:paraId="126B36F2" w14:textId="07E91E77" w:rsidR="006C10F3" w:rsidRPr="00AF36C7" w:rsidRDefault="00D16D71"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1 Week            28</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July – 3</w:t>
            </w:r>
            <w:r w:rsidRPr="00AF36C7">
              <w:rPr>
                <w:rFonts w:ascii="Abadi" w:eastAsia="Times New Roman" w:hAnsi="Abadi" w:cs="Mangal Pro"/>
                <w:kern w:val="0"/>
                <w:sz w:val="22"/>
                <w:szCs w:val="22"/>
                <w:vertAlign w:val="superscript"/>
                <w:lang w:eastAsia="en-NZ"/>
                <w14:ligatures w14:val="none"/>
              </w:rPr>
              <w:t>rd</w:t>
            </w:r>
            <w:r w:rsidRPr="00AF36C7">
              <w:rPr>
                <w:rFonts w:ascii="Abadi" w:eastAsia="Times New Roman" w:hAnsi="Abadi" w:cs="Mangal Pro"/>
                <w:kern w:val="0"/>
                <w:sz w:val="22"/>
                <w:szCs w:val="22"/>
                <w:lang w:eastAsia="en-NZ"/>
                <w14:ligatures w14:val="none"/>
              </w:rPr>
              <w:t xml:space="preserve"> August</w:t>
            </w:r>
          </w:p>
        </w:tc>
      </w:tr>
      <w:tr w:rsidR="006C10F3" w:rsidRPr="00AF36C7" w14:paraId="1404F5E0" w14:textId="77777777" w:rsidTr="00654D81">
        <w:tc>
          <w:tcPr>
            <w:tcW w:w="1555" w:type="dxa"/>
          </w:tcPr>
          <w:p w14:paraId="29445BDD" w14:textId="6DEFD204" w:rsidR="006C10F3" w:rsidRPr="00AF36C7" w:rsidRDefault="00654D81" w:rsidP="00654D81">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5D23D2" w:rsidRPr="00AF36C7">
              <w:rPr>
                <w:rFonts w:ascii="Abadi" w:eastAsia="Times New Roman" w:hAnsi="Abadi" w:cs="Mangal Pro"/>
                <w:kern w:val="0"/>
                <w:sz w:val="22"/>
                <w:szCs w:val="22"/>
                <w:lang w:eastAsia="en-NZ"/>
                <w14:ligatures w14:val="none"/>
              </w:rPr>
              <w:t xml:space="preserve">              </w:t>
            </w:r>
            <w:r w:rsidRPr="00AF36C7">
              <w:rPr>
                <w:rFonts w:ascii="Abadi" w:eastAsia="Times New Roman" w:hAnsi="Abadi" w:cs="Mangal Pro"/>
                <w:kern w:val="0"/>
                <w:sz w:val="22"/>
                <w:szCs w:val="22"/>
                <w:lang w:eastAsia="en-NZ"/>
                <w14:ligatures w14:val="none"/>
              </w:rPr>
              <w:t xml:space="preserve">             </w:t>
            </w:r>
            <w:r w:rsidR="0008140C" w:rsidRPr="00AF36C7">
              <w:rPr>
                <w:rFonts w:ascii="Abadi" w:eastAsia="Times New Roman" w:hAnsi="Abadi" w:cs="Mangal Pro"/>
                <w:kern w:val="0"/>
                <w:sz w:val="22"/>
                <w:szCs w:val="22"/>
                <w:lang w:eastAsia="en-NZ"/>
                <w14:ligatures w14:val="none"/>
              </w:rPr>
              <w:t>Navigation Bar</w:t>
            </w:r>
          </w:p>
        </w:tc>
        <w:tc>
          <w:tcPr>
            <w:tcW w:w="2976" w:type="dxa"/>
          </w:tcPr>
          <w:p w14:paraId="3E84E435" w14:textId="0C0BBA8C" w:rsidR="006C10F3" w:rsidRPr="00AF36C7" w:rsidRDefault="00744156"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Provide an easy and accessible navigation bar that can simply redirect the user to their selected page.</w:t>
            </w:r>
          </w:p>
        </w:tc>
        <w:tc>
          <w:tcPr>
            <w:tcW w:w="1742" w:type="dxa"/>
          </w:tcPr>
          <w:p w14:paraId="0B33A491" w14:textId="4436774A" w:rsidR="006C10F3" w:rsidRPr="00AF36C7" w:rsidRDefault="00720FA8"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Navigation bar, </w:t>
            </w:r>
            <w:r w:rsidR="005D23D2" w:rsidRPr="00AF36C7">
              <w:rPr>
                <w:rFonts w:ascii="Abadi" w:eastAsia="Times New Roman" w:hAnsi="Abadi" w:cs="Mangal Pro"/>
                <w:kern w:val="0"/>
                <w:sz w:val="22"/>
                <w:szCs w:val="22"/>
                <w:lang w:eastAsia="en-NZ"/>
                <w14:ligatures w14:val="none"/>
              </w:rPr>
              <w:t>hyperlinks</w:t>
            </w:r>
            <w:r w:rsidRPr="00AF36C7">
              <w:rPr>
                <w:rFonts w:ascii="Abadi" w:eastAsia="Times New Roman" w:hAnsi="Abadi" w:cs="Mangal Pro"/>
                <w:kern w:val="0"/>
                <w:sz w:val="22"/>
                <w:szCs w:val="22"/>
                <w:lang w:eastAsia="en-NZ"/>
                <w14:ligatures w14:val="none"/>
              </w:rPr>
              <w:t>, website logo, page icons (optional)</w:t>
            </w:r>
          </w:p>
        </w:tc>
        <w:tc>
          <w:tcPr>
            <w:tcW w:w="2511" w:type="dxa"/>
          </w:tcPr>
          <w:p w14:paraId="573D03F3" w14:textId="28D7D738" w:rsidR="006C10F3" w:rsidRPr="00AF36C7" w:rsidRDefault="009309F3"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All text must be readable and easy to navigate.</w:t>
            </w:r>
          </w:p>
        </w:tc>
        <w:tc>
          <w:tcPr>
            <w:tcW w:w="1672" w:type="dxa"/>
          </w:tcPr>
          <w:p w14:paraId="5ACD60BC" w14:textId="13CBB259" w:rsidR="006C10F3" w:rsidRPr="00AF36C7" w:rsidRDefault="00A564DB" w:rsidP="00720FA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1233D0" w:rsidRPr="00AF36C7">
              <w:rPr>
                <w:rFonts w:ascii="Abadi" w:eastAsia="Times New Roman" w:hAnsi="Abadi" w:cs="Mangal Pro"/>
                <w:kern w:val="0"/>
                <w:sz w:val="22"/>
                <w:szCs w:val="22"/>
                <w:lang w:eastAsia="en-NZ"/>
                <w14:ligatures w14:val="none"/>
              </w:rPr>
              <w:t>3</w:t>
            </w:r>
            <w:r w:rsidRPr="00AF36C7">
              <w:rPr>
                <w:rFonts w:ascii="Abadi" w:eastAsia="Times New Roman" w:hAnsi="Abadi" w:cs="Mangal Pro"/>
                <w:kern w:val="0"/>
                <w:sz w:val="22"/>
                <w:szCs w:val="22"/>
                <w:lang w:eastAsia="en-NZ"/>
                <w14:ligatures w14:val="none"/>
              </w:rPr>
              <w:t xml:space="preserve"> days              29</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July – 31</w:t>
            </w:r>
            <w:r w:rsidRPr="00AF36C7">
              <w:rPr>
                <w:rFonts w:ascii="Abadi" w:eastAsia="Times New Roman" w:hAnsi="Abadi" w:cs="Mangal Pro"/>
                <w:kern w:val="0"/>
                <w:sz w:val="22"/>
                <w:szCs w:val="22"/>
                <w:vertAlign w:val="superscript"/>
                <w:lang w:eastAsia="en-NZ"/>
                <w14:ligatures w14:val="none"/>
              </w:rPr>
              <w:t>st</w:t>
            </w:r>
            <w:r w:rsidRPr="00AF36C7">
              <w:rPr>
                <w:rFonts w:ascii="Abadi" w:eastAsia="Times New Roman" w:hAnsi="Abadi" w:cs="Mangal Pro"/>
                <w:kern w:val="0"/>
                <w:sz w:val="22"/>
                <w:szCs w:val="22"/>
                <w:lang w:eastAsia="en-NZ"/>
                <w14:ligatures w14:val="none"/>
              </w:rPr>
              <w:t xml:space="preserve"> July</w:t>
            </w:r>
          </w:p>
        </w:tc>
      </w:tr>
      <w:tr w:rsidR="00D861B8" w:rsidRPr="00AF36C7" w14:paraId="2EAA4AB5" w14:textId="77777777" w:rsidTr="00654D81">
        <w:tc>
          <w:tcPr>
            <w:tcW w:w="1555" w:type="dxa"/>
          </w:tcPr>
          <w:p w14:paraId="4A08089D" w14:textId="1EAE4898" w:rsidR="00D861B8" w:rsidRPr="00AF36C7" w:rsidRDefault="00D861B8" w:rsidP="00D861B8">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Footer</w:t>
            </w:r>
          </w:p>
        </w:tc>
        <w:tc>
          <w:tcPr>
            <w:tcW w:w="2976" w:type="dxa"/>
          </w:tcPr>
          <w:p w14:paraId="313F3FBC" w14:textId="1F23BD99"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The footer will have the copyright details of the website.</w:t>
            </w:r>
          </w:p>
        </w:tc>
        <w:tc>
          <w:tcPr>
            <w:tcW w:w="1742" w:type="dxa"/>
          </w:tcPr>
          <w:p w14:paraId="627CDAD3" w14:textId="379D9692" w:rsidR="00D861B8" w:rsidRPr="00AF36C7" w:rsidRDefault="00E27AFF"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r w:rsidR="00D861B8" w:rsidRPr="00AF36C7">
              <w:rPr>
                <w:rFonts w:ascii="Abadi" w:eastAsia="Times New Roman" w:hAnsi="Abadi" w:cs="Mangal Pro"/>
                <w:kern w:val="0"/>
                <w:sz w:val="22"/>
                <w:szCs w:val="22"/>
                <w:lang w:eastAsia="en-NZ"/>
                <w14:ligatures w14:val="none"/>
              </w:rPr>
              <w:t>Copyright text, footer section</w:t>
            </w:r>
          </w:p>
        </w:tc>
        <w:tc>
          <w:tcPr>
            <w:tcW w:w="2511" w:type="dxa"/>
          </w:tcPr>
          <w:p w14:paraId="6AE3AE16" w14:textId="19793362"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Ensure accessibility, easy navigation, and visually appealing for all users.</w:t>
            </w:r>
          </w:p>
        </w:tc>
        <w:tc>
          <w:tcPr>
            <w:tcW w:w="1672" w:type="dxa"/>
          </w:tcPr>
          <w:p w14:paraId="3B9A6F3D" w14:textId="59B4F1DE"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3 days              29</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July – 31</w:t>
            </w:r>
            <w:r w:rsidRPr="00AF36C7">
              <w:rPr>
                <w:rFonts w:ascii="Abadi" w:eastAsia="Times New Roman" w:hAnsi="Abadi" w:cs="Mangal Pro"/>
                <w:kern w:val="0"/>
                <w:sz w:val="22"/>
                <w:szCs w:val="22"/>
                <w:vertAlign w:val="superscript"/>
                <w:lang w:eastAsia="en-NZ"/>
                <w14:ligatures w14:val="none"/>
              </w:rPr>
              <w:t>st</w:t>
            </w:r>
            <w:r w:rsidRPr="00AF36C7">
              <w:rPr>
                <w:rFonts w:ascii="Abadi" w:eastAsia="Times New Roman" w:hAnsi="Abadi" w:cs="Mangal Pro"/>
                <w:kern w:val="0"/>
                <w:sz w:val="22"/>
                <w:szCs w:val="22"/>
                <w:lang w:eastAsia="en-NZ"/>
                <w14:ligatures w14:val="none"/>
              </w:rPr>
              <w:t xml:space="preserve"> July</w:t>
            </w:r>
          </w:p>
        </w:tc>
      </w:tr>
      <w:tr w:rsidR="00D861B8" w:rsidRPr="00AF36C7" w14:paraId="067E921A" w14:textId="77777777" w:rsidTr="00654D81">
        <w:tc>
          <w:tcPr>
            <w:tcW w:w="1555" w:type="dxa"/>
          </w:tcPr>
          <w:p w14:paraId="1D59433B" w14:textId="6E96C721" w:rsidR="00D861B8" w:rsidRPr="00AF36C7" w:rsidRDefault="00D861B8" w:rsidP="00D861B8">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Overview Page</w:t>
            </w:r>
          </w:p>
        </w:tc>
        <w:tc>
          <w:tcPr>
            <w:tcW w:w="2976" w:type="dxa"/>
          </w:tcPr>
          <w:p w14:paraId="0474F266" w14:textId="38363DF1"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Show the user how to use the website and a button to help redirect the user to the calculator page.</w:t>
            </w:r>
          </w:p>
        </w:tc>
        <w:tc>
          <w:tcPr>
            <w:tcW w:w="1742" w:type="dxa"/>
          </w:tcPr>
          <w:p w14:paraId="1583DCDE" w14:textId="7ACBD390"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Paragraph section, text, “Try it Out” Button</w:t>
            </w:r>
          </w:p>
        </w:tc>
        <w:tc>
          <w:tcPr>
            <w:tcW w:w="2511" w:type="dxa"/>
          </w:tcPr>
          <w:p w14:paraId="7EBCF1C2" w14:textId="6DDCDB24"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Elements must be visually appealing and readable for the user.</w:t>
            </w:r>
          </w:p>
        </w:tc>
        <w:tc>
          <w:tcPr>
            <w:tcW w:w="1672" w:type="dxa"/>
          </w:tcPr>
          <w:p w14:paraId="319399C3" w14:textId="70636071"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1 Week                6</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August – 13th</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August</w:t>
            </w:r>
          </w:p>
        </w:tc>
      </w:tr>
      <w:tr w:rsidR="00D861B8" w:rsidRPr="00AF36C7" w14:paraId="047C9BC2" w14:textId="77777777" w:rsidTr="00654D81">
        <w:tc>
          <w:tcPr>
            <w:tcW w:w="1555" w:type="dxa"/>
          </w:tcPr>
          <w:p w14:paraId="5BB1E992" w14:textId="77777777" w:rsidR="00D861B8" w:rsidRPr="00AF36C7" w:rsidRDefault="00D861B8" w:rsidP="00D861B8">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w:t>
            </w:r>
          </w:p>
          <w:p w14:paraId="40B7B521" w14:textId="0C275343" w:rsidR="00D861B8" w:rsidRPr="00AF36C7" w:rsidRDefault="00D861B8" w:rsidP="00D861B8">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Calculator Page</w:t>
            </w:r>
          </w:p>
        </w:tc>
        <w:tc>
          <w:tcPr>
            <w:tcW w:w="2976" w:type="dxa"/>
          </w:tcPr>
          <w:p w14:paraId="62AC89FA" w14:textId="72C63386"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Display an appealing calculator with two columns: one for the apps used and another for the number of hours spent on each app, and a calculate button.</w:t>
            </w:r>
          </w:p>
        </w:tc>
        <w:tc>
          <w:tcPr>
            <w:tcW w:w="1742" w:type="dxa"/>
          </w:tcPr>
          <w:p w14:paraId="1036379B" w14:textId="0E0DFF64"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Table for user to input, text, “Calculate” button, lists of activities</w:t>
            </w:r>
          </w:p>
        </w:tc>
        <w:tc>
          <w:tcPr>
            <w:tcW w:w="2511" w:type="dxa"/>
          </w:tcPr>
          <w:p w14:paraId="0AFFEB7C" w14:textId="7BC764EE"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Ensure calculator functions properly and must calculate the total correctly.</w:t>
            </w:r>
          </w:p>
        </w:tc>
        <w:tc>
          <w:tcPr>
            <w:tcW w:w="1672" w:type="dxa"/>
          </w:tcPr>
          <w:p w14:paraId="54B506E0" w14:textId="0C3F0678"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1 Week        13</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August – 21</w:t>
            </w:r>
            <w:r w:rsidRPr="00AF36C7">
              <w:rPr>
                <w:rFonts w:ascii="Abadi" w:eastAsia="Times New Roman" w:hAnsi="Abadi" w:cs="Mangal Pro"/>
                <w:kern w:val="0"/>
                <w:sz w:val="22"/>
                <w:szCs w:val="22"/>
                <w:vertAlign w:val="superscript"/>
                <w:lang w:eastAsia="en-NZ"/>
                <w14:ligatures w14:val="none"/>
              </w:rPr>
              <w:t>st</w:t>
            </w:r>
            <w:r w:rsidRPr="00AF36C7">
              <w:rPr>
                <w:rFonts w:ascii="Abadi" w:eastAsia="Times New Roman" w:hAnsi="Abadi" w:cs="Mangal Pro"/>
                <w:kern w:val="0"/>
                <w:sz w:val="22"/>
                <w:szCs w:val="22"/>
                <w:lang w:eastAsia="en-NZ"/>
                <w14:ligatures w14:val="none"/>
              </w:rPr>
              <w:t xml:space="preserve"> August</w:t>
            </w:r>
          </w:p>
          <w:p w14:paraId="16F9B40A" w14:textId="0E8B4B8A"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p>
        </w:tc>
      </w:tr>
      <w:tr w:rsidR="00D861B8" w:rsidRPr="00AF36C7" w14:paraId="7759F36D" w14:textId="77777777" w:rsidTr="002E0665">
        <w:trPr>
          <w:trHeight w:val="2686"/>
        </w:trPr>
        <w:tc>
          <w:tcPr>
            <w:tcW w:w="1555" w:type="dxa"/>
          </w:tcPr>
          <w:p w14:paraId="0532E623" w14:textId="77777777"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p>
          <w:p w14:paraId="3B7016D3" w14:textId="1807BDC4" w:rsidR="00D861B8" w:rsidRPr="00AF36C7" w:rsidRDefault="00D861B8" w:rsidP="00D861B8">
            <w:pPr>
              <w:spacing w:before="100" w:beforeAutospacing="1" w:after="100" w:afterAutospacing="1" w:line="276" w:lineRule="auto"/>
              <w:jc w:val="center"/>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About          Page</w:t>
            </w:r>
          </w:p>
        </w:tc>
        <w:tc>
          <w:tcPr>
            <w:tcW w:w="2976" w:type="dxa"/>
          </w:tcPr>
          <w:p w14:paraId="56288314" w14:textId="2841FD76"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Place a section explaining the problem of New Zealand kids having huge amount of </w:t>
            </w:r>
            <w:r w:rsidRPr="00B61874">
              <w:rPr>
                <w:rFonts w:ascii="Abadi" w:eastAsia="Times New Roman" w:hAnsi="Abadi" w:cs="Mangal Pro"/>
                <w:kern w:val="0"/>
                <w:sz w:val="22"/>
                <w:szCs w:val="22"/>
                <w:lang w:eastAsia="en-NZ"/>
                <w14:ligatures w14:val="none"/>
              </w:rPr>
              <w:t>screen</w:t>
            </w:r>
            <w:r w:rsidR="008E15E4">
              <w:rPr>
                <w:rFonts w:ascii="Abadi" w:eastAsia="Times New Roman" w:hAnsi="Abadi" w:cs="Mangal Pro"/>
                <w:kern w:val="0"/>
                <w:sz w:val="22"/>
                <w:szCs w:val="22"/>
                <w:lang w:eastAsia="en-NZ"/>
                <w14:ligatures w14:val="none"/>
              </w:rPr>
              <w:t xml:space="preserve"> </w:t>
            </w:r>
            <w:r w:rsidRPr="00B61874">
              <w:rPr>
                <w:rFonts w:ascii="Abadi" w:eastAsia="Times New Roman" w:hAnsi="Abadi" w:cs="Mangal Pro"/>
                <w:kern w:val="0"/>
                <w:sz w:val="22"/>
                <w:szCs w:val="22"/>
                <w:lang w:eastAsia="en-NZ"/>
                <w14:ligatures w14:val="none"/>
              </w:rPr>
              <w:t>time</w:t>
            </w:r>
            <w:r w:rsidRPr="00AF36C7">
              <w:rPr>
                <w:rFonts w:ascii="Abadi" w:eastAsia="Times New Roman" w:hAnsi="Abadi" w:cs="Mangal Pro"/>
                <w:kern w:val="0"/>
                <w:sz w:val="22"/>
                <w:szCs w:val="22"/>
                <w:lang w:eastAsia="en-NZ"/>
                <w14:ligatures w14:val="none"/>
              </w:rPr>
              <w:t xml:space="preserve"> and how it can be prevented through alternative activities. A feedback section will be included for the user to send feedback.</w:t>
            </w:r>
          </w:p>
        </w:tc>
        <w:tc>
          <w:tcPr>
            <w:tcW w:w="1742" w:type="dxa"/>
          </w:tcPr>
          <w:p w14:paraId="14417FD4" w14:textId="3D06ACB4"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Related images, paragraph sections, text, input section, send button</w:t>
            </w:r>
          </w:p>
          <w:p w14:paraId="6B397BB7" w14:textId="77777777"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p>
        </w:tc>
        <w:tc>
          <w:tcPr>
            <w:tcW w:w="2511" w:type="dxa"/>
          </w:tcPr>
          <w:p w14:paraId="174C1970" w14:textId="2F29458B"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 xml:space="preserve">                              Information displayed must be researched using a reliable study/source. Photo sources must be provided. Feedback section data must be stored.</w:t>
            </w:r>
          </w:p>
        </w:tc>
        <w:tc>
          <w:tcPr>
            <w:tcW w:w="1672" w:type="dxa"/>
          </w:tcPr>
          <w:p w14:paraId="0A3607BB" w14:textId="77777777"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p>
          <w:p w14:paraId="38AD0F8B" w14:textId="244F1DC6"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r w:rsidRPr="00AF36C7">
              <w:rPr>
                <w:rFonts w:ascii="Abadi" w:eastAsia="Times New Roman" w:hAnsi="Abadi" w:cs="Mangal Pro"/>
                <w:kern w:val="0"/>
                <w:sz w:val="22"/>
                <w:szCs w:val="22"/>
                <w:lang w:eastAsia="en-NZ"/>
                <w14:ligatures w14:val="none"/>
              </w:rPr>
              <w:t>5 days             21</w:t>
            </w:r>
            <w:r w:rsidRPr="00AF36C7">
              <w:rPr>
                <w:rFonts w:ascii="Abadi" w:eastAsia="Times New Roman" w:hAnsi="Abadi" w:cs="Mangal Pro"/>
                <w:kern w:val="0"/>
                <w:sz w:val="22"/>
                <w:szCs w:val="22"/>
                <w:vertAlign w:val="superscript"/>
                <w:lang w:eastAsia="en-NZ"/>
                <w14:ligatures w14:val="none"/>
              </w:rPr>
              <w:t>st</w:t>
            </w:r>
            <w:r w:rsidRPr="00AF36C7">
              <w:rPr>
                <w:rFonts w:ascii="Abadi" w:eastAsia="Times New Roman" w:hAnsi="Abadi" w:cs="Mangal Pro"/>
                <w:kern w:val="0"/>
                <w:sz w:val="22"/>
                <w:szCs w:val="22"/>
                <w:lang w:eastAsia="en-NZ"/>
                <w14:ligatures w14:val="none"/>
              </w:rPr>
              <w:t xml:space="preserve"> August – 25</w:t>
            </w:r>
            <w:r w:rsidRPr="00AF36C7">
              <w:rPr>
                <w:rFonts w:ascii="Abadi" w:eastAsia="Times New Roman" w:hAnsi="Abadi" w:cs="Mangal Pro"/>
                <w:kern w:val="0"/>
                <w:sz w:val="22"/>
                <w:szCs w:val="22"/>
                <w:vertAlign w:val="superscript"/>
                <w:lang w:eastAsia="en-NZ"/>
                <w14:ligatures w14:val="none"/>
              </w:rPr>
              <w:t>th</w:t>
            </w:r>
            <w:r w:rsidRPr="00AF36C7">
              <w:rPr>
                <w:rFonts w:ascii="Abadi" w:eastAsia="Times New Roman" w:hAnsi="Abadi" w:cs="Mangal Pro"/>
                <w:kern w:val="0"/>
                <w:sz w:val="22"/>
                <w:szCs w:val="22"/>
                <w:lang w:eastAsia="en-NZ"/>
                <w14:ligatures w14:val="none"/>
              </w:rPr>
              <w:t xml:space="preserve"> August</w:t>
            </w:r>
          </w:p>
          <w:p w14:paraId="5D789E33" w14:textId="77777777" w:rsidR="00D861B8" w:rsidRPr="00AF36C7" w:rsidRDefault="00D861B8" w:rsidP="00D861B8">
            <w:pPr>
              <w:spacing w:before="100" w:beforeAutospacing="1" w:after="100" w:afterAutospacing="1" w:line="276" w:lineRule="auto"/>
              <w:rPr>
                <w:rFonts w:ascii="Abadi" w:eastAsia="Times New Roman" w:hAnsi="Abadi" w:cs="Mangal Pro"/>
                <w:kern w:val="0"/>
                <w:sz w:val="22"/>
                <w:szCs w:val="22"/>
                <w:lang w:eastAsia="en-NZ"/>
                <w14:ligatures w14:val="none"/>
              </w:rPr>
            </w:pPr>
          </w:p>
        </w:tc>
      </w:tr>
    </w:tbl>
    <w:p w14:paraId="5EB51115" w14:textId="77777777" w:rsidR="00F14C8A" w:rsidRPr="00AF36C7" w:rsidRDefault="00F14C8A" w:rsidP="006E33D1">
      <w:pPr>
        <w:spacing w:line="276" w:lineRule="auto"/>
        <w:jc w:val="both"/>
        <w:rPr>
          <w:rFonts w:ascii="Abadi" w:hAnsi="Abadi" w:cs="Mangal Pro"/>
          <w:sz w:val="22"/>
          <w:szCs w:val="22"/>
        </w:rPr>
      </w:pPr>
    </w:p>
    <w:p w14:paraId="3C74D928" w14:textId="07E56FD8" w:rsidR="002B2B89" w:rsidRPr="00AF36C7" w:rsidRDefault="006241D8" w:rsidP="00BA3ECB">
      <w:pPr>
        <w:spacing w:line="276" w:lineRule="auto"/>
        <w:jc w:val="both"/>
        <w:rPr>
          <w:rFonts w:ascii="Abadi" w:hAnsi="Abadi" w:cs="Mangal Pro"/>
          <w:b/>
          <w:bCs/>
          <w:sz w:val="22"/>
          <w:szCs w:val="22"/>
        </w:rPr>
      </w:pPr>
      <w:r w:rsidRPr="00AF36C7">
        <w:rPr>
          <w:rFonts w:ascii="Abadi" w:hAnsi="Abadi" w:cs="Mangal Pro"/>
          <w:b/>
          <w:bCs/>
          <w:sz w:val="22"/>
          <w:szCs w:val="22"/>
        </w:rPr>
        <w:t xml:space="preserve">III. </w:t>
      </w:r>
      <w:r w:rsidR="000278B4" w:rsidRPr="00AF36C7">
        <w:rPr>
          <w:rFonts w:ascii="Abadi" w:hAnsi="Abadi" w:cs="Mangal Pro"/>
          <w:b/>
          <w:bCs/>
          <w:sz w:val="22"/>
          <w:szCs w:val="22"/>
        </w:rPr>
        <w:t>Develop and Iterate Components</w:t>
      </w:r>
    </w:p>
    <w:p w14:paraId="1401F482" w14:textId="425C5AA7" w:rsidR="000278B4" w:rsidRPr="00AF36C7" w:rsidRDefault="00C01257" w:rsidP="00BA3ECB">
      <w:pPr>
        <w:spacing w:line="276" w:lineRule="auto"/>
        <w:jc w:val="both"/>
        <w:rPr>
          <w:rFonts w:ascii="Abadi" w:hAnsi="Abadi" w:cs="Mangal Pro"/>
          <w:b/>
          <w:bCs/>
          <w:sz w:val="22"/>
          <w:szCs w:val="22"/>
        </w:rPr>
      </w:pPr>
      <w:r w:rsidRPr="00AF36C7">
        <w:rPr>
          <w:rFonts w:ascii="Abadi" w:hAnsi="Abadi" w:cs="Mangal Pro"/>
          <w:b/>
          <w:bCs/>
          <w:sz w:val="22"/>
          <w:szCs w:val="22"/>
        </w:rPr>
        <w:t xml:space="preserve">Iteration 1 </w:t>
      </w:r>
      <w:r w:rsidR="008240FA" w:rsidRPr="00AF36C7">
        <w:rPr>
          <w:rFonts w:ascii="Abadi" w:hAnsi="Abadi" w:cs="Mangal Pro"/>
          <w:b/>
          <w:bCs/>
          <w:sz w:val="22"/>
          <w:szCs w:val="22"/>
        </w:rPr>
        <w:t>– 31</w:t>
      </w:r>
      <w:r w:rsidR="008240FA" w:rsidRPr="00AF36C7">
        <w:rPr>
          <w:rFonts w:ascii="Abadi" w:hAnsi="Abadi" w:cs="Mangal Pro"/>
          <w:b/>
          <w:bCs/>
          <w:sz w:val="22"/>
          <w:szCs w:val="22"/>
          <w:vertAlign w:val="superscript"/>
        </w:rPr>
        <w:t>st</w:t>
      </w:r>
      <w:r w:rsidR="008240FA" w:rsidRPr="00AF36C7">
        <w:rPr>
          <w:rFonts w:ascii="Abadi" w:hAnsi="Abadi" w:cs="Mangal Pro"/>
          <w:b/>
          <w:bCs/>
          <w:sz w:val="22"/>
          <w:szCs w:val="22"/>
        </w:rPr>
        <w:t xml:space="preserve"> </w:t>
      </w:r>
      <w:r w:rsidR="00327601" w:rsidRPr="00AF36C7">
        <w:rPr>
          <w:rFonts w:ascii="Abadi" w:hAnsi="Abadi" w:cs="Mangal Pro"/>
          <w:b/>
          <w:bCs/>
          <w:sz w:val="22"/>
          <w:szCs w:val="22"/>
        </w:rPr>
        <w:t>July</w:t>
      </w:r>
      <w:r w:rsidR="008240FA" w:rsidRPr="00AF36C7">
        <w:rPr>
          <w:rFonts w:ascii="Abadi" w:hAnsi="Abadi" w:cs="Mangal Pro"/>
          <w:b/>
          <w:bCs/>
          <w:sz w:val="22"/>
          <w:szCs w:val="22"/>
        </w:rPr>
        <w:t xml:space="preserve"> 2026</w:t>
      </w:r>
    </w:p>
    <w:tbl>
      <w:tblPr>
        <w:tblStyle w:val="TableGrid"/>
        <w:tblW w:w="10485" w:type="dxa"/>
        <w:tblLook w:val="04A0" w:firstRow="1" w:lastRow="0" w:firstColumn="1" w:lastColumn="0" w:noHBand="0" w:noVBand="1"/>
      </w:tblPr>
      <w:tblGrid>
        <w:gridCol w:w="1351"/>
        <w:gridCol w:w="2019"/>
        <w:gridCol w:w="1759"/>
        <w:gridCol w:w="657"/>
        <w:gridCol w:w="1593"/>
        <w:gridCol w:w="3106"/>
      </w:tblGrid>
      <w:tr w:rsidR="00247759" w:rsidRPr="00AF36C7" w14:paraId="09ED96AA" w14:textId="2495418B" w:rsidTr="00247759">
        <w:tc>
          <w:tcPr>
            <w:tcW w:w="1351" w:type="dxa"/>
          </w:tcPr>
          <w:p w14:paraId="24428D0E" w14:textId="6F5113C4"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19" w:type="dxa"/>
          </w:tcPr>
          <w:p w14:paraId="72E77BF9" w14:textId="25C35C4F"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59" w:type="dxa"/>
          </w:tcPr>
          <w:p w14:paraId="358BF266" w14:textId="6526E9C0"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657" w:type="dxa"/>
          </w:tcPr>
          <w:p w14:paraId="6BF86CE2"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54DEFF1B" w14:textId="34761DFA"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93" w:type="dxa"/>
          </w:tcPr>
          <w:p w14:paraId="69347C80" w14:textId="1702EB2F"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06" w:type="dxa"/>
          </w:tcPr>
          <w:p w14:paraId="7A73F3AC"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0D003443" w14:textId="4D57FCC1"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68243E56" w14:textId="7A1B65D3" w:rsidTr="00247759">
        <w:tc>
          <w:tcPr>
            <w:tcW w:w="1351" w:type="dxa"/>
          </w:tcPr>
          <w:p w14:paraId="3F58FF94" w14:textId="77777777" w:rsidR="00247759" w:rsidRPr="00AF36C7" w:rsidRDefault="00247759" w:rsidP="00247759">
            <w:pPr>
              <w:spacing w:line="276" w:lineRule="auto"/>
              <w:jc w:val="center"/>
              <w:rPr>
                <w:rFonts w:ascii="Abadi" w:hAnsi="Abadi" w:cs="Mangal Pro"/>
                <w:sz w:val="22"/>
                <w:szCs w:val="22"/>
              </w:rPr>
            </w:pPr>
          </w:p>
          <w:p w14:paraId="595BCCE3" w14:textId="77777777" w:rsidR="00247759" w:rsidRPr="00AF36C7" w:rsidRDefault="00247759" w:rsidP="00247759">
            <w:pPr>
              <w:spacing w:line="276" w:lineRule="auto"/>
              <w:jc w:val="center"/>
              <w:rPr>
                <w:rFonts w:ascii="Abadi" w:hAnsi="Abadi" w:cs="Mangal Pro"/>
                <w:sz w:val="22"/>
                <w:szCs w:val="22"/>
              </w:rPr>
            </w:pPr>
          </w:p>
          <w:p w14:paraId="1690C82B" w14:textId="77777777" w:rsidR="00247759" w:rsidRPr="00AF36C7" w:rsidRDefault="00247759" w:rsidP="00247759">
            <w:pPr>
              <w:spacing w:line="276" w:lineRule="auto"/>
              <w:jc w:val="center"/>
              <w:rPr>
                <w:rFonts w:ascii="Abadi" w:hAnsi="Abadi" w:cs="Mangal Pro"/>
                <w:sz w:val="22"/>
                <w:szCs w:val="22"/>
              </w:rPr>
            </w:pPr>
          </w:p>
          <w:p w14:paraId="1F2243DD" w14:textId="77777777" w:rsidR="00247759" w:rsidRPr="00AF36C7" w:rsidRDefault="00247759" w:rsidP="00247759">
            <w:pPr>
              <w:spacing w:line="276" w:lineRule="auto"/>
              <w:jc w:val="center"/>
              <w:rPr>
                <w:rFonts w:ascii="Abadi" w:hAnsi="Abadi" w:cs="Mangal Pro"/>
                <w:sz w:val="22"/>
                <w:szCs w:val="22"/>
              </w:rPr>
            </w:pPr>
          </w:p>
          <w:p w14:paraId="262B1920" w14:textId="0B8319D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Homepage</w:t>
            </w:r>
          </w:p>
        </w:tc>
        <w:tc>
          <w:tcPr>
            <w:tcW w:w="2019" w:type="dxa"/>
          </w:tcPr>
          <w:p w14:paraId="6E4D1FF3" w14:textId="77777777" w:rsidR="00247759" w:rsidRPr="00AF36C7" w:rsidRDefault="00247759" w:rsidP="00247759">
            <w:pPr>
              <w:spacing w:line="276" w:lineRule="auto"/>
              <w:rPr>
                <w:rFonts w:ascii="Abadi" w:hAnsi="Abadi" w:cs="Mangal Pro"/>
                <w:sz w:val="22"/>
                <w:szCs w:val="22"/>
              </w:rPr>
            </w:pPr>
          </w:p>
          <w:p w14:paraId="315467BB" w14:textId="2A1B245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Created index.html </w:t>
            </w:r>
          </w:p>
          <w:p w14:paraId="7660264F"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styles.css</w:t>
            </w:r>
          </w:p>
          <w:p w14:paraId="73E106D0" w14:textId="7F8ED06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heading</w:t>
            </w:r>
          </w:p>
          <w:p w14:paraId="654EC6CD" w14:textId="1A5A4BC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subheading</w:t>
            </w:r>
          </w:p>
          <w:p w14:paraId="5C7824B5"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block previews with images</w:t>
            </w:r>
          </w:p>
          <w:p w14:paraId="001B1A36" w14:textId="61D0E201"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lastRenderedPageBreak/>
              <w:t>- Added styles in styles.css</w:t>
            </w:r>
          </w:p>
          <w:p w14:paraId="3E80BEC4" w14:textId="7E02DA6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styles.css to index.html</w:t>
            </w:r>
          </w:p>
        </w:tc>
        <w:tc>
          <w:tcPr>
            <w:tcW w:w="1759" w:type="dxa"/>
          </w:tcPr>
          <w:p w14:paraId="14C26849" w14:textId="77777777" w:rsidR="00247759" w:rsidRPr="00AF36C7" w:rsidRDefault="00247759" w:rsidP="00247759">
            <w:pPr>
              <w:spacing w:line="276" w:lineRule="auto"/>
              <w:rPr>
                <w:rFonts w:ascii="Abadi" w:hAnsi="Abadi" w:cs="Mangal Pro"/>
                <w:sz w:val="22"/>
                <w:szCs w:val="22"/>
              </w:rPr>
            </w:pPr>
          </w:p>
          <w:p w14:paraId="2EB9BD5A" w14:textId="426CC8A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Heading displays</w:t>
            </w:r>
          </w:p>
          <w:p w14:paraId="5D0FAC82" w14:textId="6DC8841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Subheading displays</w:t>
            </w:r>
          </w:p>
          <w:p w14:paraId="0F715E9B"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Block previews with images displays</w:t>
            </w:r>
          </w:p>
          <w:p w14:paraId="6C232CC2" w14:textId="0D24F30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displays</w:t>
            </w:r>
          </w:p>
        </w:tc>
        <w:tc>
          <w:tcPr>
            <w:tcW w:w="657" w:type="dxa"/>
            <w:shd w:val="clear" w:color="auto" w:fill="D9F2D0" w:themeFill="accent6" w:themeFillTint="33"/>
          </w:tcPr>
          <w:p w14:paraId="4AD87814" w14:textId="77777777" w:rsidR="00247759" w:rsidRPr="00455916" w:rsidRDefault="00247759" w:rsidP="00247759">
            <w:pPr>
              <w:spacing w:line="276" w:lineRule="auto"/>
              <w:jc w:val="both"/>
              <w:rPr>
                <w:rFonts w:ascii="Abadi" w:hAnsi="Abadi" w:cs="Mangal Pro"/>
                <w:color w:val="275317" w:themeColor="accent6" w:themeShade="80"/>
                <w:sz w:val="22"/>
                <w:szCs w:val="22"/>
              </w:rPr>
            </w:pPr>
          </w:p>
          <w:p w14:paraId="3913AB26" w14:textId="77777777" w:rsidR="00247759" w:rsidRPr="00455916" w:rsidRDefault="00247759" w:rsidP="00247759">
            <w:pPr>
              <w:spacing w:line="276" w:lineRule="auto"/>
              <w:jc w:val="both"/>
              <w:rPr>
                <w:rFonts w:ascii="Abadi" w:hAnsi="Abadi" w:cs="Mangal Pro"/>
                <w:color w:val="275317" w:themeColor="accent6" w:themeShade="80"/>
                <w:sz w:val="22"/>
                <w:szCs w:val="22"/>
              </w:rPr>
            </w:pPr>
          </w:p>
          <w:p w14:paraId="4A896FB3"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2D05B646"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1C78FA3A" w14:textId="158F142D" w:rsidR="00247759" w:rsidRPr="00455916" w:rsidRDefault="00247759" w:rsidP="00247759">
            <w:pPr>
              <w:spacing w:line="276" w:lineRule="auto"/>
              <w:jc w:val="center"/>
              <w:rPr>
                <w:rFonts w:ascii="Abadi" w:hAnsi="Abadi" w:cs="Mangal Pro"/>
                <w:color w:val="275317" w:themeColor="accent6" w:themeShade="80"/>
                <w:sz w:val="22"/>
                <w:szCs w:val="22"/>
              </w:rPr>
            </w:pPr>
            <w:r w:rsidRPr="00455916">
              <w:rPr>
                <w:rFonts w:ascii="Abadi" w:hAnsi="Abadi" w:cs="Mangal Pro"/>
                <w:color w:val="275317" w:themeColor="accent6" w:themeShade="80"/>
                <w:sz w:val="22"/>
                <w:szCs w:val="22"/>
              </w:rPr>
              <w:t>Pass</w:t>
            </w:r>
          </w:p>
        </w:tc>
        <w:tc>
          <w:tcPr>
            <w:tcW w:w="1593" w:type="dxa"/>
          </w:tcPr>
          <w:p w14:paraId="41CAB12C" w14:textId="77777777" w:rsidR="00247759" w:rsidRPr="00AF36C7" w:rsidRDefault="00247759" w:rsidP="00247759">
            <w:pPr>
              <w:spacing w:line="276" w:lineRule="auto"/>
              <w:rPr>
                <w:rFonts w:ascii="Abadi" w:hAnsi="Abadi" w:cs="Mangal Pro"/>
                <w:sz w:val="22"/>
                <w:szCs w:val="22"/>
              </w:rPr>
            </w:pPr>
          </w:p>
          <w:p w14:paraId="06955995" w14:textId="1563656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Uploaded images</w:t>
            </w:r>
          </w:p>
          <w:p w14:paraId="4ADEE574" w14:textId="020981F1"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418B85FB" w14:textId="77907A8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styles.css using &lt;link&gt; tag</w:t>
            </w:r>
          </w:p>
        </w:tc>
        <w:tc>
          <w:tcPr>
            <w:tcW w:w="3106" w:type="dxa"/>
          </w:tcPr>
          <w:p w14:paraId="1EEB8E09"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41DC9F2" wp14:editId="4DB4B374">
                  <wp:extent cx="1471119" cy="714616"/>
                  <wp:effectExtent l="0" t="0" r="0" b="9525"/>
                  <wp:docPr id="561585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5772" name="Picture 561585772"/>
                          <pic:cNvPicPr/>
                        </pic:nvPicPr>
                        <pic:blipFill>
                          <a:blip r:embed="rId28" cstate="print">
                            <a:extLst>
                              <a:ext uri="{28A0092B-C50C-407E-A947-70E740481C1C}">
                                <a14:useLocalDpi xmlns:a14="http://schemas.microsoft.com/office/drawing/2010/main" val="0"/>
                              </a:ext>
                            </a:extLst>
                          </a:blip>
                          <a:stretch>
                            <a:fillRect/>
                          </a:stretch>
                        </pic:blipFill>
                        <pic:spPr>
                          <a:xfrm rot="10800000" flipV="1">
                            <a:off x="0" y="0"/>
                            <a:ext cx="1508580" cy="732813"/>
                          </a:xfrm>
                          <a:prstGeom prst="rect">
                            <a:avLst/>
                          </a:prstGeom>
                        </pic:spPr>
                      </pic:pic>
                    </a:graphicData>
                  </a:graphic>
                </wp:inline>
              </w:drawing>
            </w:r>
          </w:p>
          <w:p w14:paraId="0FC03A4A"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6CA1751" wp14:editId="3F1119F1">
                  <wp:extent cx="1470025" cy="863600"/>
                  <wp:effectExtent l="0" t="0" r="0" b="0"/>
                  <wp:docPr id="2845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2939" name=""/>
                          <pic:cNvPicPr/>
                        </pic:nvPicPr>
                        <pic:blipFill>
                          <a:blip r:embed="rId29"/>
                          <a:stretch>
                            <a:fillRect/>
                          </a:stretch>
                        </pic:blipFill>
                        <pic:spPr>
                          <a:xfrm>
                            <a:off x="0" y="0"/>
                            <a:ext cx="1483083" cy="871271"/>
                          </a:xfrm>
                          <a:prstGeom prst="rect">
                            <a:avLst/>
                          </a:prstGeom>
                        </pic:spPr>
                      </pic:pic>
                    </a:graphicData>
                  </a:graphic>
                </wp:inline>
              </w:drawing>
            </w:r>
          </w:p>
          <w:p w14:paraId="081E4C43" w14:textId="1615BE1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lastRenderedPageBreak/>
              <w:drawing>
                <wp:inline distT="0" distB="0" distL="0" distR="0" wp14:anchorId="5B2A7290" wp14:editId="26DFC530">
                  <wp:extent cx="1544491" cy="949297"/>
                  <wp:effectExtent l="0" t="0" r="0" b="3810"/>
                  <wp:docPr id="124141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9471" name=""/>
                          <pic:cNvPicPr/>
                        </pic:nvPicPr>
                        <pic:blipFill>
                          <a:blip r:embed="rId30"/>
                          <a:stretch>
                            <a:fillRect/>
                          </a:stretch>
                        </pic:blipFill>
                        <pic:spPr>
                          <a:xfrm flipH="1">
                            <a:off x="0" y="0"/>
                            <a:ext cx="1558347" cy="957813"/>
                          </a:xfrm>
                          <a:prstGeom prst="rect">
                            <a:avLst/>
                          </a:prstGeom>
                        </pic:spPr>
                      </pic:pic>
                    </a:graphicData>
                  </a:graphic>
                </wp:inline>
              </w:drawing>
            </w:r>
          </w:p>
        </w:tc>
      </w:tr>
      <w:tr w:rsidR="00247759" w:rsidRPr="00AF36C7" w14:paraId="67A472E2" w14:textId="12A0430A" w:rsidTr="00247759">
        <w:tc>
          <w:tcPr>
            <w:tcW w:w="1351" w:type="dxa"/>
          </w:tcPr>
          <w:p w14:paraId="43E758C2" w14:textId="77777777" w:rsidR="00247759" w:rsidRPr="00AF36C7" w:rsidRDefault="00247759" w:rsidP="00247759">
            <w:pPr>
              <w:spacing w:line="276" w:lineRule="auto"/>
              <w:jc w:val="center"/>
              <w:rPr>
                <w:rFonts w:ascii="Abadi" w:hAnsi="Abadi" w:cs="Mangal Pro"/>
                <w:sz w:val="22"/>
                <w:szCs w:val="22"/>
              </w:rPr>
            </w:pPr>
          </w:p>
          <w:p w14:paraId="75627B54" w14:textId="77777777" w:rsidR="00247759" w:rsidRPr="00AF36C7" w:rsidRDefault="00247759" w:rsidP="00247759">
            <w:pPr>
              <w:spacing w:line="276" w:lineRule="auto"/>
              <w:jc w:val="center"/>
              <w:rPr>
                <w:rFonts w:ascii="Abadi" w:hAnsi="Abadi" w:cs="Mangal Pro"/>
                <w:sz w:val="22"/>
                <w:szCs w:val="22"/>
              </w:rPr>
            </w:pPr>
          </w:p>
          <w:p w14:paraId="120935F0" w14:textId="1D44D9C1"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19" w:type="dxa"/>
          </w:tcPr>
          <w:p w14:paraId="6055C6D0" w14:textId="13E9C3E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nav bar in index.html</w:t>
            </w:r>
          </w:p>
          <w:p w14:paraId="685EBB55" w14:textId="395ED40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div for hyperlinks</w:t>
            </w:r>
          </w:p>
          <w:p w14:paraId="1197C16E" w14:textId="3AD90F7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style in styles.css</w:t>
            </w:r>
          </w:p>
        </w:tc>
        <w:tc>
          <w:tcPr>
            <w:tcW w:w="1759" w:type="dxa"/>
          </w:tcPr>
          <w:p w14:paraId="16EF2AC7" w14:textId="4AD73D3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 Nav bar displays</w:t>
            </w:r>
          </w:p>
          <w:p w14:paraId="05E4416D" w14:textId="6D4241F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displays</w:t>
            </w:r>
          </w:p>
        </w:tc>
        <w:tc>
          <w:tcPr>
            <w:tcW w:w="657" w:type="dxa"/>
            <w:shd w:val="clear" w:color="auto" w:fill="D9F2D0" w:themeFill="accent6" w:themeFillTint="33"/>
          </w:tcPr>
          <w:p w14:paraId="21EE3095"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67F083B2"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20AEA95F" w14:textId="02D95DCF" w:rsidR="00247759" w:rsidRPr="00455916" w:rsidRDefault="00247759" w:rsidP="00247759">
            <w:pPr>
              <w:spacing w:line="276" w:lineRule="auto"/>
              <w:jc w:val="center"/>
              <w:rPr>
                <w:rFonts w:ascii="Abadi" w:hAnsi="Abadi" w:cs="Mangal Pro"/>
                <w:color w:val="275317" w:themeColor="accent6" w:themeShade="80"/>
                <w:sz w:val="22"/>
                <w:szCs w:val="22"/>
              </w:rPr>
            </w:pPr>
            <w:r w:rsidRPr="00455916">
              <w:rPr>
                <w:rFonts w:ascii="Abadi" w:hAnsi="Abadi" w:cs="Mangal Pro"/>
                <w:color w:val="275317" w:themeColor="accent6" w:themeShade="80"/>
                <w:sz w:val="22"/>
                <w:szCs w:val="22"/>
              </w:rPr>
              <w:t>Pass</w:t>
            </w:r>
          </w:p>
        </w:tc>
        <w:tc>
          <w:tcPr>
            <w:tcW w:w="1593" w:type="dxa"/>
          </w:tcPr>
          <w:p w14:paraId="3238D1C8" w14:textId="77777777" w:rsidR="00247759" w:rsidRPr="00AF36C7" w:rsidRDefault="00247759" w:rsidP="00247759">
            <w:pPr>
              <w:spacing w:line="276" w:lineRule="auto"/>
              <w:rPr>
                <w:rFonts w:ascii="Abadi" w:hAnsi="Abadi" w:cs="Mangal Pro"/>
                <w:sz w:val="22"/>
                <w:szCs w:val="22"/>
              </w:rPr>
            </w:pPr>
          </w:p>
          <w:p w14:paraId="24058559" w14:textId="77777777" w:rsidR="00247759" w:rsidRPr="00AF36C7" w:rsidRDefault="00247759" w:rsidP="00247759">
            <w:pPr>
              <w:spacing w:line="276" w:lineRule="auto"/>
              <w:rPr>
                <w:rFonts w:ascii="Abadi" w:hAnsi="Abadi" w:cs="Mangal Pro"/>
                <w:sz w:val="22"/>
                <w:szCs w:val="22"/>
              </w:rPr>
            </w:pPr>
          </w:p>
          <w:p w14:paraId="1075DE49" w14:textId="48D4BA8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4817C053" w14:textId="31D39AD8" w:rsidR="00247759" w:rsidRPr="00AF36C7" w:rsidRDefault="00247759" w:rsidP="00247759">
            <w:pPr>
              <w:spacing w:line="276" w:lineRule="auto"/>
              <w:rPr>
                <w:rFonts w:ascii="Abadi" w:hAnsi="Abadi" w:cs="Mangal Pro"/>
                <w:sz w:val="22"/>
                <w:szCs w:val="22"/>
              </w:rPr>
            </w:pPr>
          </w:p>
        </w:tc>
        <w:tc>
          <w:tcPr>
            <w:tcW w:w="3106" w:type="dxa"/>
          </w:tcPr>
          <w:p w14:paraId="236EDA20"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4B67DD3" wp14:editId="0D531425">
                  <wp:extent cx="1736591" cy="98395"/>
                  <wp:effectExtent l="0" t="0" r="0" b="0"/>
                  <wp:docPr id="115011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1577" name=""/>
                          <pic:cNvPicPr/>
                        </pic:nvPicPr>
                        <pic:blipFill>
                          <a:blip r:embed="rId31"/>
                          <a:stretch>
                            <a:fillRect/>
                          </a:stretch>
                        </pic:blipFill>
                        <pic:spPr>
                          <a:xfrm>
                            <a:off x="0" y="0"/>
                            <a:ext cx="1867399" cy="105807"/>
                          </a:xfrm>
                          <a:prstGeom prst="rect">
                            <a:avLst/>
                          </a:prstGeom>
                        </pic:spPr>
                      </pic:pic>
                    </a:graphicData>
                  </a:graphic>
                </wp:inline>
              </w:drawing>
            </w:r>
          </w:p>
          <w:p w14:paraId="29388BFC" w14:textId="39695C9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1A123B71" wp14:editId="69CCCF6E">
                  <wp:extent cx="1744275" cy="792852"/>
                  <wp:effectExtent l="0" t="0" r="8890" b="7620"/>
                  <wp:docPr id="12954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7198" name=""/>
                          <pic:cNvPicPr/>
                        </pic:nvPicPr>
                        <pic:blipFill>
                          <a:blip r:embed="rId32"/>
                          <a:stretch>
                            <a:fillRect/>
                          </a:stretch>
                        </pic:blipFill>
                        <pic:spPr>
                          <a:xfrm>
                            <a:off x="0" y="0"/>
                            <a:ext cx="1761670" cy="800759"/>
                          </a:xfrm>
                          <a:prstGeom prst="rect">
                            <a:avLst/>
                          </a:prstGeom>
                        </pic:spPr>
                      </pic:pic>
                    </a:graphicData>
                  </a:graphic>
                </wp:inline>
              </w:drawing>
            </w:r>
          </w:p>
        </w:tc>
      </w:tr>
    </w:tbl>
    <w:p w14:paraId="29E135B0" w14:textId="77777777" w:rsidR="004F5508" w:rsidRPr="00AF36C7" w:rsidRDefault="004F5508" w:rsidP="004F5508">
      <w:pPr>
        <w:spacing w:line="276" w:lineRule="auto"/>
        <w:jc w:val="both"/>
        <w:rPr>
          <w:rFonts w:ascii="Abadi" w:hAnsi="Abadi" w:cs="Mangal Pro"/>
          <w:b/>
          <w:bCs/>
          <w:sz w:val="22"/>
          <w:szCs w:val="22"/>
        </w:rPr>
      </w:pPr>
    </w:p>
    <w:p w14:paraId="66AD62F1" w14:textId="764356A8" w:rsidR="004F5508" w:rsidRPr="00AF36C7" w:rsidRDefault="004F5508" w:rsidP="004F5508">
      <w:pPr>
        <w:spacing w:line="276" w:lineRule="auto"/>
        <w:jc w:val="both"/>
        <w:rPr>
          <w:rFonts w:ascii="Abadi" w:hAnsi="Abadi" w:cs="Mangal Pro"/>
          <w:b/>
          <w:bCs/>
          <w:sz w:val="22"/>
          <w:szCs w:val="22"/>
        </w:rPr>
      </w:pPr>
      <w:r w:rsidRPr="00AF36C7">
        <w:rPr>
          <w:rFonts w:ascii="Abadi" w:hAnsi="Abadi" w:cs="Mangal Pro"/>
          <w:b/>
          <w:bCs/>
          <w:sz w:val="22"/>
          <w:szCs w:val="22"/>
        </w:rPr>
        <w:t xml:space="preserve">Iteration 2 – </w:t>
      </w:r>
      <w:r w:rsidR="00A2075D" w:rsidRPr="00AF36C7">
        <w:rPr>
          <w:rFonts w:ascii="Abadi" w:hAnsi="Abadi" w:cs="Mangal Pro"/>
          <w:b/>
          <w:bCs/>
          <w:sz w:val="22"/>
          <w:szCs w:val="22"/>
        </w:rPr>
        <w:t>3</w:t>
      </w:r>
      <w:r w:rsidR="00A2075D" w:rsidRPr="00AF36C7">
        <w:rPr>
          <w:rFonts w:ascii="Abadi" w:hAnsi="Abadi" w:cs="Mangal Pro"/>
          <w:b/>
          <w:bCs/>
          <w:sz w:val="22"/>
          <w:szCs w:val="22"/>
          <w:vertAlign w:val="superscript"/>
        </w:rPr>
        <w:t>rd</w:t>
      </w:r>
      <w:r w:rsidR="00A2075D" w:rsidRPr="00AF36C7">
        <w:rPr>
          <w:rFonts w:ascii="Abadi" w:hAnsi="Abadi" w:cs="Mangal Pro"/>
          <w:b/>
          <w:bCs/>
          <w:sz w:val="22"/>
          <w:szCs w:val="22"/>
        </w:rPr>
        <w:t xml:space="preserve"> </w:t>
      </w:r>
      <w:r w:rsidR="00327601" w:rsidRPr="00AF36C7">
        <w:rPr>
          <w:rFonts w:ascii="Abadi" w:hAnsi="Abadi" w:cs="Mangal Pro"/>
          <w:b/>
          <w:bCs/>
          <w:sz w:val="22"/>
          <w:szCs w:val="22"/>
        </w:rPr>
        <w:t>August</w:t>
      </w:r>
      <w:r w:rsidRPr="00AF36C7">
        <w:rPr>
          <w:rFonts w:ascii="Abadi" w:hAnsi="Abadi" w:cs="Mangal Pro"/>
          <w:b/>
          <w:bCs/>
          <w:sz w:val="22"/>
          <w:szCs w:val="22"/>
        </w:rPr>
        <w:t xml:space="preserve"> 2026</w:t>
      </w:r>
    </w:p>
    <w:tbl>
      <w:tblPr>
        <w:tblStyle w:val="TableGrid"/>
        <w:tblW w:w="10485" w:type="dxa"/>
        <w:tblLook w:val="04A0" w:firstRow="1" w:lastRow="0" w:firstColumn="1" w:lastColumn="0" w:noHBand="0" w:noVBand="1"/>
      </w:tblPr>
      <w:tblGrid>
        <w:gridCol w:w="1351"/>
        <w:gridCol w:w="2055"/>
        <w:gridCol w:w="1692"/>
        <w:gridCol w:w="709"/>
        <w:gridCol w:w="1559"/>
        <w:gridCol w:w="3119"/>
      </w:tblGrid>
      <w:tr w:rsidR="00247759" w:rsidRPr="00AF36C7" w14:paraId="09CA8941" w14:textId="77777777" w:rsidTr="00B33DD7">
        <w:tc>
          <w:tcPr>
            <w:tcW w:w="1351" w:type="dxa"/>
          </w:tcPr>
          <w:p w14:paraId="24B9AB64"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55" w:type="dxa"/>
          </w:tcPr>
          <w:p w14:paraId="01F0EE21" w14:textId="138AA80C"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692" w:type="dxa"/>
          </w:tcPr>
          <w:p w14:paraId="12EC1074"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709" w:type="dxa"/>
          </w:tcPr>
          <w:p w14:paraId="4D529F6C"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7FD74161" w14:textId="75BAD91C"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59" w:type="dxa"/>
          </w:tcPr>
          <w:p w14:paraId="7FF42769"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4595A4B4"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5498ED0A" w14:textId="18DC6A8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22998ABD" w14:textId="77777777" w:rsidTr="00B33DD7">
        <w:tc>
          <w:tcPr>
            <w:tcW w:w="1351" w:type="dxa"/>
          </w:tcPr>
          <w:p w14:paraId="3A003651" w14:textId="77777777" w:rsidR="00247759" w:rsidRPr="00AF36C7" w:rsidRDefault="00247759" w:rsidP="00247759">
            <w:pPr>
              <w:spacing w:line="276" w:lineRule="auto"/>
              <w:jc w:val="center"/>
              <w:rPr>
                <w:rFonts w:ascii="Abadi" w:hAnsi="Abadi" w:cs="Mangal Pro"/>
                <w:sz w:val="22"/>
                <w:szCs w:val="22"/>
              </w:rPr>
            </w:pPr>
          </w:p>
          <w:p w14:paraId="353081A4" w14:textId="77777777" w:rsidR="00247759" w:rsidRPr="00AF36C7" w:rsidRDefault="00247759" w:rsidP="00247759">
            <w:pPr>
              <w:spacing w:line="276" w:lineRule="auto"/>
              <w:jc w:val="center"/>
              <w:rPr>
                <w:rFonts w:ascii="Abadi" w:hAnsi="Abadi" w:cs="Mangal Pro"/>
                <w:sz w:val="22"/>
                <w:szCs w:val="22"/>
              </w:rPr>
            </w:pPr>
          </w:p>
          <w:p w14:paraId="20EA3D9B" w14:textId="77777777" w:rsidR="00247759" w:rsidRPr="00AF36C7" w:rsidRDefault="00247759" w:rsidP="00247759">
            <w:pPr>
              <w:spacing w:line="276" w:lineRule="auto"/>
              <w:jc w:val="center"/>
              <w:rPr>
                <w:rFonts w:ascii="Abadi" w:hAnsi="Abadi" w:cs="Mangal Pro"/>
                <w:sz w:val="22"/>
                <w:szCs w:val="22"/>
              </w:rPr>
            </w:pPr>
          </w:p>
          <w:p w14:paraId="554A32A8" w14:textId="77777777" w:rsidR="00247759" w:rsidRPr="00AF36C7" w:rsidRDefault="00247759" w:rsidP="00247759">
            <w:pPr>
              <w:spacing w:line="276" w:lineRule="auto"/>
              <w:jc w:val="center"/>
              <w:rPr>
                <w:rFonts w:ascii="Abadi" w:hAnsi="Abadi" w:cs="Mangal Pro"/>
                <w:sz w:val="22"/>
                <w:szCs w:val="22"/>
              </w:rPr>
            </w:pPr>
          </w:p>
          <w:p w14:paraId="1A863E96"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Homepage</w:t>
            </w:r>
          </w:p>
        </w:tc>
        <w:tc>
          <w:tcPr>
            <w:tcW w:w="2055" w:type="dxa"/>
          </w:tcPr>
          <w:p w14:paraId="45A055E6" w14:textId="77777777" w:rsidR="00247759" w:rsidRPr="00AF36C7" w:rsidRDefault="00247759" w:rsidP="00247759">
            <w:pPr>
              <w:spacing w:line="276" w:lineRule="auto"/>
              <w:rPr>
                <w:rFonts w:ascii="Abadi" w:hAnsi="Abadi" w:cs="Mangal Pro"/>
                <w:sz w:val="22"/>
                <w:szCs w:val="22"/>
              </w:rPr>
            </w:pPr>
          </w:p>
          <w:p w14:paraId="2F4F396A"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text paragraphs for block previews</w:t>
            </w:r>
          </w:p>
          <w:p w14:paraId="011E923F"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directory buttons for each subpage in block previews</w:t>
            </w:r>
          </w:p>
          <w:p w14:paraId="3EBE7D7F" w14:textId="1E07532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styles in styles.css</w:t>
            </w:r>
          </w:p>
        </w:tc>
        <w:tc>
          <w:tcPr>
            <w:tcW w:w="1692" w:type="dxa"/>
          </w:tcPr>
          <w:p w14:paraId="2CE15791" w14:textId="77777777" w:rsidR="00247759" w:rsidRPr="00AF36C7" w:rsidRDefault="00247759" w:rsidP="00247759">
            <w:pPr>
              <w:spacing w:line="276" w:lineRule="auto"/>
              <w:rPr>
                <w:rFonts w:ascii="Abadi" w:hAnsi="Abadi" w:cs="Mangal Pro"/>
                <w:sz w:val="22"/>
                <w:szCs w:val="22"/>
              </w:rPr>
            </w:pPr>
          </w:p>
          <w:p w14:paraId="5BE914C4" w14:textId="4080C30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Text paragraphs display</w:t>
            </w:r>
          </w:p>
          <w:p w14:paraId="17CE7ACC" w14:textId="5099C80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Directory buttons display</w:t>
            </w:r>
          </w:p>
          <w:p w14:paraId="6749A48C"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displays</w:t>
            </w:r>
          </w:p>
        </w:tc>
        <w:tc>
          <w:tcPr>
            <w:tcW w:w="709" w:type="dxa"/>
            <w:shd w:val="clear" w:color="auto" w:fill="D9F2D0" w:themeFill="accent6" w:themeFillTint="33"/>
          </w:tcPr>
          <w:p w14:paraId="0F3A70CB" w14:textId="77777777" w:rsidR="00247759" w:rsidRPr="00455916" w:rsidRDefault="00247759" w:rsidP="00247759">
            <w:pPr>
              <w:spacing w:line="276" w:lineRule="auto"/>
              <w:jc w:val="both"/>
              <w:rPr>
                <w:rFonts w:ascii="Abadi" w:hAnsi="Abadi" w:cs="Mangal Pro"/>
                <w:color w:val="275317" w:themeColor="accent6" w:themeShade="80"/>
                <w:sz w:val="22"/>
                <w:szCs w:val="22"/>
              </w:rPr>
            </w:pPr>
          </w:p>
          <w:p w14:paraId="5005DEBB" w14:textId="77777777" w:rsidR="00247759" w:rsidRPr="00455916" w:rsidRDefault="00247759" w:rsidP="00247759">
            <w:pPr>
              <w:spacing w:line="276" w:lineRule="auto"/>
              <w:jc w:val="both"/>
              <w:rPr>
                <w:rFonts w:ascii="Abadi" w:hAnsi="Abadi" w:cs="Mangal Pro"/>
                <w:color w:val="275317" w:themeColor="accent6" w:themeShade="80"/>
                <w:sz w:val="22"/>
                <w:szCs w:val="22"/>
              </w:rPr>
            </w:pPr>
          </w:p>
          <w:p w14:paraId="0C3E949D"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57D7F4FE"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12DEA9B0" w14:textId="77777777" w:rsidR="00247759" w:rsidRPr="00455916" w:rsidRDefault="00247759" w:rsidP="00247759">
            <w:pPr>
              <w:spacing w:line="276" w:lineRule="auto"/>
              <w:jc w:val="center"/>
              <w:rPr>
                <w:rFonts w:ascii="Abadi" w:hAnsi="Abadi" w:cs="Mangal Pro"/>
                <w:color w:val="275317" w:themeColor="accent6" w:themeShade="80"/>
                <w:sz w:val="22"/>
                <w:szCs w:val="22"/>
              </w:rPr>
            </w:pPr>
            <w:r w:rsidRPr="00455916">
              <w:rPr>
                <w:rFonts w:ascii="Abadi" w:hAnsi="Abadi" w:cs="Mangal Pro"/>
                <w:color w:val="275317" w:themeColor="accent6" w:themeShade="80"/>
                <w:sz w:val="22"/>
                <w:szCs w:val="22"/>
              </w:rPr>
              <w:t>Pass</w:t>
            </w:r>
          </w:p>
        </w:tc>
        <w:tc>
          <w:tcPr>
            <w:tcW w:w="1559" w:type="dxa"/>
          </w:tcPr>
          <w:p w14:paraId="0320909E" w14:textId="77777777" w:rsidR="00247759" w:rsidRPr="00AF36C7" w:rsidRDefault="00247759" w:rsidP="00247759">
            <w:pPr>
              <w:spacing w:line="276" w:lineRule="auto"/>
              <w:rPr>
                <w:rFonts w:ascii="Abadi" w:hAnsi="Abadi" w:cs="Mangal Pro"/>
                <w:sz w:val="22"/>
                <w:szCs w:val="22"/>
              </w:rPr>
            </w:pPr>
          </w:p>
          <w:p w14:paraId="1358C269" w14:textId="77777777" w:rsidR="00247759" w:rsidRPr="00AF36C7" w:rsidRDefault="00247759" w:rsidP="00247759">
            <w:pPr>
              <w:spacing w:line="276" w:lineRule="auto"/>
              <w:rPr>
                <w:rFonts w:ascii="Abadi" w:hAnsi="Abadi" w:cs="Mangal Pro"/>
                <w:sz w:val="22"/>
                <w:szCs w:val="22"/>
              </w:rPr>
            </w:pPr>
          </w:p>
          <w:p w14:paraId="34DA9D09" w14:textId="77777777" w:rsidR="00247759" w:rsidRPr="00AF36C7" w:rsidRDefault="00247759" w:rsidP="00247759">
            <w:pPr>
              <w:spacing w:line="276" w:lineRule="auto"/>
              <w:rPr>
                <w:rFonts w:ascii="Abadi" w:hAnsi="Abadi" w:cs="Mangal Pro"/>
                <w:sz w:val="22"/>
                <w:szCs w:val="22"/>
              </w:rPr>
            </w:pPr>
          </w:p>
          <w:p w14:paraId="12095F9E" w14:textId="77777777" w:rsidR="00247759" w:rsidRPr="00AF36C7" w:rsidRDefault="00247759" w:rsidP="00247759">
            <w:pPr>
              <w:spacing w:line="276" w:lineRule="auto"/>
              <w:rPr>
                <w:rFonts w:ascii="Abadi" w:hAnsi="Abadi" w:cs="Mangal Pro"/>
                <w:sz w:val="22"/>
                <w:szCs w:val="22"/>
              </w:rPr>
            </w:pPr>
          </w:p>
          <w:p w14:paraId="2489AE2B" w14:textId="01C3944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42F9A989"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0EF6200" wp14:editId="5A8F8632">
                  <wp:extent cx="1751959" cy="1036010"/>
                  <wp:effectExtent l="0" t="0" r="1270" b="0"/>
                  <wp:docPr id="19106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54085" name=""/>
                          <pic:cNvPicPr/>
                        </pic:nvPicPr>
                        <pic:blipFill>
                          <a:blip r:embed="rId33"/>
                          <a:stretch>
                            <a:fillRect/>
                          </a:stretch>
                        </pic:blipFill>
                        <pic:spPr>
                          <a:xfrm>
                            <a:off x="0" y="0"/>
                            <a:ext cx="1762557" cy="1042277"/>
                          </a:xfrm>
                          <a:prstGeom prst="rect">
                            <a:avLst/>
                          </a:prstGeom>
                        </pic:spPr>
                      </pic:pic>
                    </a:graphicData>
                  </a:graphic>
                </wp:inline>
              </w:drawing>
            </w:r>
          </w:p>
          <w:p w14:paraId="745CAE59" w14:textId="26DB71C8"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4BA8D814" wp14:editId="2514D88B">
                  <wp:extent cx="1743233" cy="922084"/>
                  <wp:effectExtent l="0" t="0" r="9525" b="0"/>
                  <wp:docPr id="1541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840" name=""/>
                          <pic:cNvPicPr/>
                        </pic:nvPicPr>
                        <pic:blipFill>
                          <a:blip r:embed="rId34"/>
                          <a:stretch>
                            <a:fillRect/>
                          </a:stretch>
                        </pic:blipFill>
                        <pic:spPr>
                          <a:xfrm>
                            <a:off x="0" y="0"/>
                            <a:ext cx="1753285" cy="927401"/>
                          </a:xfrm>
                          <a:prstGeom prst="rect">
                            <a:avLst/>
                          </a:prstGeom>
                        </pic:spPr>
                      </pic:pic>
                    </a:graphicData>
                  </a:graphic>
                </wp:inline>
              </w:drawing>
            </w:r>
          </w:p>
        </w:tc>
      </w:tr>
      <w:tr w:rsidR="00247759" w:rsidRPr="00AF36C7" w14:paraId="02033DD8" w14:textId="77777777" w:rsidTr="00B33DD7">
        <w:tc>
          <w:tcPr>
            <w:tcW w:w="1351" w:type="dxa"/>
            <w:vMerge w:val="restart"/>
          </w:tcPr>
          <w:p w14:paraId="6E93D96B" w14:textId="77777777" w:rsidR="00247759" w:rsidRPr="00AF36C7" w:rsidRDefault="00247759" w:rsidP="00247759">
            <w:pPr>
              <w:spacing w:line="276" w:lineRule="auto"/>
              <w:jc w:val="center"/>
              <w:rPr>
                <w:rFonts w:ascii="Abadi" w:hAnsi="Abadi" w:cs="Mangal Pro"/>
                <w:sz w:val="22"/>
                <w:szCs w:val="22"/>
              </w:rPr>
            </w:pPr>
          </w:p>
          <w:p w14:paraId="3908C99E" w14:textId="77777777" w:rsidR="00247759" w:rsidRPr="00AF36C7" w:rsidRDefault="00247759" w:rsidP="00247759">
            <w:pPr>
              <w:spacing w:line="276" w:lineRule="auto"/>
              <w:jc w:val="center"/>
              <w:rPr>
                <w:rFonts w:ascii="Abadi" w:hAnsi="Abadi" w:cs="Mangal Pro"/>
                <w:sz w:val="22"/>
                <w:szCs w:val="22"/>
              </w:rPr>
            </w:pPr>
          </w:p>
          <w:p w14:paraId="7F25188C" w14:textId="212B9408"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55" w:type="dxa"/>
          </w:tcPr>
          <w:p w14:paraId="77313BAE" w14:textId="77777777" w:rsidR="00247759" w:rsidRPr="00AF36C7" w:rsidRDefault="00247759" w:rsidP="00247759">
            <w:pPr>
              <w:spacing w:line="276" w:lineRule="auto"/>
              <w:rPr>
                <w:rFonts w:ascii="Abadi" w:hAnsi="Abadi" w:cs="Mangal Pro"/>
                <w:sz w:val="22"/>
                <w:szCs w:val="22"/>
              </w:rPr>
            </w:pPr>
          </w:p>
          <w:p w14:paraId="362F0716" w14:textId="77777777" w:rsidR="00247759" w:rsidRPr="00AF36C7" w:rsidRDefault="00247759" w:rsidP="00247759">
            <w:pPr>
              <w:spacing w:line="276" w:lineRule="auto"/>
              <w:rPr>
                <w:rFonts w:ascii="Abadi" w:hAnsi="Abadi" w:cs="Mangal Pro"/>
                <w:sz w:val="22"/>
                <w:szCs w:val="22"/>
              </w:rPr>
            </w:pPr>
          </w:p>
          <w:p w14:paraId="4D2BAFD7" w14:textId="36CB740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website name</w:t>
            </w:r>
          </w:p>
        </w:tc>
        <w:tc>
          <w:tcPr>
            <w:tcW w:w="1692" w:type="dxa"/>
          </w:tcPr>
          <w:p w14:paraId="6150FBD8" w14:textId="77777777" w:rsidR="00247759" w:rsidRPr="00AF36C7" w:rsidRDefault="00247759" w:rsidP="00247759">
            <w:pPr>
              <w:spacing w:line="276" w:lineRule="auto"/>
              <w:rPr>
                <w:rFonts w:ascii="Abadi" w:hAnsi="Abadi" w:cs="Mangal Pro"/>
                <w:sz w:val="22"/>
                <w:szCs w:val="22"/>
              </w:rPr>
            </w:pPr>
          </w:p>
          <w:p w14:paraId="28D0E6D4" w14:textId="77777777" w:rsidR="00247759" w:rsidRPr="00AF36C7" w:rsidRDefault="00247759" w:rsidP="00247759">
            <w:pPr>
              <w:spacing w:line="276" w:lineRule="auto"/>
              <w:rPr>
                <w:rFonts w:ascii="Abadi" w:hAnsi="Abadi" w:cs="Mangal Pro"/>
                <w:sz w:val="22"/>
                <w:szCs w:val="22"/>
              </w:rPr>
            </w:pPr>
          </w:p>
          <w:p w14:paraId="2005A40C" w14:textId="7ADA6E9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Website name displays</w:t>
            </w:r>
          </w:p>
        </w:tc>
        <w:tc>
          <w:tcPr>
            <w:tcW w:w="709" w:type="dxa"/>
            <w:shd w:val="clear" w:color="auto" w:fill="D9F2D0" w:themeFill="accent6" w:themeFillTint="33"/>
          </w:tcPr>
          <w:p w14:paraId="71F9BBDD"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334C539C"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13732B24" w14:textId="14A905B3" w:rsidR="00247759" w:rsidRPr="00455916" w:rsidRDefault="00247759" w:rsidP="00247759">
            <w:pPr>
              <w:spacing w:line="276" w:lineRule="auto"/>
              <w:jc w:val="center"/>
              <w:rPr>
                <w:rFonts w:ascii="Abadi" w:hAnsi="Abadi" w:cs="Mangal Pro"/>
                <w:color w:val="275317" w:themeColor="accent6" w:themeShade="80"/>
                <w:sz w:val="22"/>
                <w:szCs w:val="22"/>
              </w:rPr>
            </w:pPr>
            <w:r w:rsidRPr="00455916">
              <w:rPr>
                <w:rFonts w:ascii="Abadi" w:hAnsi="Abadi" w:cs="Mangal Pro"/>
                <w:color w:val="275317" w:themeColor="accent6" w:themeShade="80"/>
                <w:sz w:val="22"/>
                <w:szCs w:val="22"/>
              </w:rPr>
              <w:t>Pass</w:t>
            </w:r>
          </w:p>
        </w:tc>
        <w:tc>
          <w:tcPr>
            <w:tcW w:w="1559" w:type="dxa"/>
          </w:tcPr>
          <w:p w14:paraId="28868C9C" w14:textId="77777777" w:rsidR="00247759" w:rsidRPr="00AF36C7" w:rsidRDefault="00247759" w:rsidP="00247759">
            <w:pPr>
              <w:spacing w:line="276" w:lineRule="auto"/>
              <w:rPr>
                <w:rFonts w:ascii="Abadi" w:hAnsi="Abadi" w:cs="Mangal Pro"/>
                <w:sz w:val="22"/>
                <w:szCs w:val="22"/>
              </w:rPr>
            </w:pPr>
          </w:p>
          <w:p w14:paraId="5071DAA1" w14:textId="77777777" w:rsidR="00247759" w:rsidRPr="00AF36C7" w:rsidRDefault="00247759" w:rsidP="00247759">
            <w:pPr>
              <w:spacing w:line="276" w:lineRule="auto"/>
              <w:rPr>
                <w:rFonts w:ascii="Abadi" w:hAnsi="Abadi" w:cs="Mangal Pro"/>
                <w:sz w:val="22"/>
                <w:szCs w:val="22"/>
              </w:rPr>
            </w:pPr>
          </w:p>
          <w:p w14:paraId="444AC232" w14:textId="452FA8F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62D62BA7"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749E456" wp14:editId="141E1BB5">
                  <wp:extent cx="1667435" cy="84917"/>
                  <wp:effectExtent l="0" t="0" r="0" b="0"/>
                  <wp:docPr id="85463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39359" name=""/>
                          <pic:cNvPicPr/>
                        </pic:nvPicPr>
                        <pic:blipFill>
                          <a:blip r:embed="rId35"/>
                          <a:stretch>
                            <a:fillRect/>
                          </a:stretch>
                        </pic:blipFill>
                        <pic:spPr>
                          <a:xfrm>
                            <a:off x="0" y="0"/>
                            <a:ext cx="1853734" cy="94405"/>
                          </a:xfrm>
                          <a:prstGeom prst="rect">
                            <a:avLst/>
                          </a:prstGeom>
                        </pic:spPr>
                      </pic:pic>
                    </a:graphicData>
                  </a:graphic>
                </wp:inline>
              </w:drawing>
            </w:r>
          </w:p>
          <w:p w14:paraId="0308C1E6" w14:textId="09425EB0"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2373E95" wp14:editId="3F5E8693">
                  <wp:extent cx="1721224" cy="925158"/>
                  <wp:effectExtent l="0" t="0" r="0" b="8890"/>
                  <wp:docPr id="10975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90657" name=""/>
                          <pic:cNvPicPr/>
                        </pic:nvPicPr>
                        <pic:blipFill>
                          <a:blip r:embed="rId36"/>
                          <a:stretch>
                            <a:fillRect/>
                          </a:stretch>
                        </pic:blipFill>
                        <pic:spPr>
                          <a:xfrm>
                            <a:off x="0" y="0"/>
                            <a:ext cx="1732938" cy="931454"/>
                          </a:xfrm>
                          <a:prstGeom prst="rect">
                            <a:avLst/>
                          </a:prstGeom>
                        </pic:spPr>
                      </pic:pic>
                    </a:graphicData>
                  </a:graphic>
                </wp:inline>
              </w:drawing>
            </w:r>
          </w:p>
        </w:tc>
      </w:tr>
      <w:tr w:rsidR="00247759" w:rsidRPr="00AF36C7" w14:paraId="71458EF5" w14:textId="77777777" w:rsidTr="00B33DD7">
        <w:trPr>
          <w:trHeight w:val="1194"/>
        </w:trPr>
        <w:tc>
          <w:tcPr>
            <w:tcW w:w="1351" w:type="dxa"/>
            <w:vMerge/>
          </w:tcPr>
          <w:p w14:paraId="5901E773" w14:textId="55423DFE" w:rsidR="00247759" w:rsidRPr="00AF36C7" w:rsidRDefault="00247759" w:rsidP="00247759">
            <w:pPr>
              <w:spacing w:line="276" w:lineRule="auto"/>
              <w:jc w:val="center"/>
              <w:rPr>
                <w:rFonts w:ascii="Abadi" w:hAnsi="Abadi" w:cs="Mangal Pro"/>
                <w:sz w:val="22"/>
                <w:szCs w:val="22"/>
              </w:rPr>
            </w:pPr>
          </w:p>
        </w:tc>
        <w:tc>
          <w:tcPr>
            <w:tcW w:w="2055" w:type="dxa"/>
          </w:tcPr>
          <w:p w14:paraId="4D3A8921" w14:textId="77777777" w:rsidR="00247759" w:rsidRPr="00AF36C7" w:rsidRDefault="00247759" w:rsidP="00247759">
            <w:pPr>
              <w:spacing w:line="276" w:lineRule="auto"/>
              <w:rPr>
                <w:rFonts w:ascii="Abadi" w:hAnsi="Abadi" w:cs="Mangal Pro"/>
                <w:sz w:val="22"/>
                <w:szCs w:val="22"/>
              </w:rPr>
            </w:pPr>
          </w:p>
          <w:p w14:paraId="433AF13B" w14:textId="4604A4B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website logo</w:t>
            </w:r>
          </w:p>
        </w:tc>
        <w:tc>
          <w:tcPr>
            <w:tcW w:w="1692" w:type="dxa"/>
          </w:tcPr>
          <w:p w14:paraId="6375DA28" w14:textId="77777777" w:rsidR="00247759" w:rsidRPr="00AF36C7" w:rsidRDefault="00247759" w:rsidP="00247759">
            <w:pPr>
              <w:spacing w:line="276" w:lineRule="auto"/>
              <w:rPr>
                <w:rFonts w:ascii="Abadi" w:hAnsi="Abadi" w:cs="Mangal Pro"/>
                <w:sz w:val="22"/>
                <w:szCs w:val="22"/>
              </w:rPr>
            </w:pPr>
          </w:p>
          <w:p w14:paraId="44F7662C" w14:textId="136012E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Website logo displays</w:t>
            </w:r>
          </w:p>
        </w:tc>
        <w:tc>
          <w:tcPr>
            <w:tcW w:w="709" w:type="dxa"/>
            <w:shd w:val="clear" w:color="auto" w:fill="FAE2D5" w:themeFill="accent2" w:themeFillTint="33"/>
          </w:tcPr>
          <w:p w14:paraId="3B86C834" w14:textId="77777777" w:rsidR="00247759" w:rsidRPr="00AF36C7" w:rsidRDefault="00247759" w:rsidP="00247759">
            <w:pPr>
              <w:spacing w:line="276" w:lineRule="auto"/>
              <w:rPr>
                <w:rFonts w:ascii="Abadi" w:hAnsi="Abadi" w:cs="Mangal Pro"/>
                <w:sz w:val="22"/>
                <w:szCs w:val="22"/>
              </w:rPr>
            </w:pPr>
          </w:p>
          <w:p w14:paraId="3CBB4324" w14:textId="0D0D0DF9"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59" w:type="dxa"/>
          </w:tcPr>
          <w:p w14:paraId="770B8428" w14:textId="77777777" w:rsidR="00247759" w:rsidRPr="00AF36C7" w:rsidRDefault="00247759" w:rsidP="00247759">
            <w:pPr>
              <w:spacing w:line="276" w:lineRule="auto"/>
              <w:rPr>
                <w:rFonts w:ascii="Abadi" w:hAnsi="Abadi" w:cs="Mangal Pro"/>
                <w:sz w:val="22"/>
                <w:szCs w:val="22"/>
              </w:rPr>
            </w:pPr>
          </w:p>
          <w:p w14:paraId="0FD9E8B2" w14:textId="31FA9F2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not set styles for logo image</w:t>
            </w:r>
          </w:p>
          <w:p w14:paraId="3D946101" w14:textId="77777777" w:rsidR="00247759" w:rsidRPr="00AF36C7" w:rsidRDefault="00247759" w:rsidP="00247759">
            <w:pPr>
              <w:spacing w:line="276" w:lineRule="auto"/>
              <w:rPr>
                <w:rFonts w:ascii="Abadi" w:hAnsi="Abadi" w:cs="Mangal Pro"/>
                <w:sz w:val="22"/>
                <w:szCs w:val="22"/>
              </w:rPr>
            </w:pPr>
          </w:p>
        </w:tc>
        <w:tc>
          <w:tcPr>
            <w:tcW w:w="3119" w:type="dxa"/>
          </w:tcPr>
          <w:p w14:paraId="6D07A9D4" w14:textId="77777777" w:rsidR="00247759" w:rsidRPr="00AF36C7" w:rsidRDefault="00247759" w:rsidP="00247759">
            <w:pPr>
              <w:spacing w:line="276" w:lineRule="auto"/>
              <w:rPr>
                <w:rFonts w:ascii="Abadi" w:hAnsi="Abadi" w:cs="Mangal Pro"/>
                <w:sz w:val="22"/>
                <w:szCs w:val="22"/>
              </w:rPr>
            </w:pPr>
          </w:p>
          <w:p w14:paraId="2288B2F1" w14:textId="689047F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 styles to logo image in styles.css</w:t>
            </w:r>
          </w:p>
        </w:tc>
      </w:tr>
      <w:tr w:rsidR="00247759" w:rsidRPr="00AF36C7" w14:paraId="05F4392F" w14:textId="77777777" w:rsidTr="00B33DD7">
        <w:tc>
          <w:tcPr>
            <w:tcW w:w="1351" w:type="dxa"/>
          </w:tcPr>
          <w:p w14:paraId="43A624A9" w14:textId="77777777" w:rsidR="00247759" w:rsidRPr="00AF36C7" w:rsidRDefault="00247759" w:rsidP="00247759">
            <w:pPr>
              <w:spacing w:line="276" w:lineRule="auto"/>
              <w:jc w:val="center"/>
              <w:rPr>
                <w:rFonts w:ascii="Abadi" w:hAnsi="Abadi" w:cs="Mangal Pro"/>
                <w:sz w:val="22"/>
                <w:szCs w:val="22"/>
              </w:rPr>
            </w:pPr>
          </w:p>
          <w:p w14:paraId="42248970" w14:textId="77777777" w:rsidR="00247759" w:rsidRPr="00AF36C7" w:rsidRDefault="00247759" w:rsidP="00247759">
            <w:pPr>
              <w:spacing w:line="276" w:lineRule="auto"/>
              <w:jc w:val="center"/>
              <w:rPr>
                <w:rFonts w:ascii="Abadi" w:hAnsi="Abadi" w:cs="Mangal Pro"/>
                <w:sz w:val="22"/>
                <w:szCs w:val="22"/>
              </w:rPr>
            </w:pPr>
          </w:p>
          <w:p w14:paraId="148A3934" w14:textId="57D9307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Footer</w:t>
            </w:r>
          </w:p>
        </w:tc>
        <w:tc>
          <w:tcPr>
            <w:tcW w:w="2055" w:type="dxa"/>
          </w:tcPr>
          <w:p w14:paraId="6D6E27C9" w14:textId="3C7B984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footer in index.html</w:t>
            </w:r>
          </w:p>
          <w:p w14:paraId="37FEC2FE" w14:textId="329223D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copyright text</w:t>
            </w:r>
          </w:p>
          <w:p w14:paraId="15C13E75" w14:textId="6502F61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styles in styles.css</w:t>
            </w:r>
          </w:p>
        </w:tc>
        <w:tc>
          <w:tcPr>
            <w:tcW w:w="1692" w:type="dxa"/>
          </w:tcPr>
          <w:p w14:paraId="7A588470"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Footer displays</w:t>
            </w:r>
          </w:p>
          <w:p w14:paraId="7B10AD8A" w14:textId="1DB7C92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Copyright text displays</w:t>
            </w:r>
          </w:p>
          <w:p w14:paraId="3185DBAE" w14:textId="1B12F9F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displays</w:t>
            </w:r>
          </w:p>
        </w:tc>
        <w:tc>
          <w:tcPr>
            <w:tcW w:w="709" w:type="dxa"/>
            <w:shd w:val="clear" w:color="auto" w:fill="D9F2D0" w:themeFill="accent6" w:themeFillTint="33"/>
          </w:tcPr>
          <w:p w14:paraId="6C9522A7" w14:textId="77777777" w:rsidR="00247759" w:rsidRPr="00AF36C7" w:rsidRDefault="00247759" w:rsidP="00247759">
            <w:pPr>
              <w:spacing w:line="276" w:lineRule="auto"/>
              <w:jc w:val="center"/>
              <w:rPr>
                <w:rFonts w:ascii="Abadi" w:hAnsi="Abadi" w:cs="Mangal Pro"/>
                <w:sz w:val="22"/>
                <w:szCs w:val="22"/>
              </w:rPr>
            </w:pPr>
          </w:p>
          <w:p w14:paraId="63990A94" w14:textId="77777777" w:rsidR="00247759" w:rsidRPr="00455916" w:rsidRDefault="00247759" w:rsidP="00247759">
            <w:pPr>
              <w:spacing w:line="276" w:lineRule="auto"/>
              <w:jc w:val="center"/>
              <w:rPr>
                <w:rFonts w:ascii="Abadi" w:hAnsi="Abadi" w:cs="Mangal Pro"/>
                <w:color w:val="275317" w:themeColor="accent6" w:themeShade="80"/>
                <w:sz w:val="22"/>
                <w:szCs w:val="22"/>
              </w:rPr>
            </w:pPr>
          </w:p>
          <w:p w14:paraId="77497F7E" w14:textId="36C5F6C7" w:rsidR="00247759" w:rsidRPr="00AF36C7" w:rsidRDefault="00247759" w:rsidP="00247759">
            <w:pPr>
              <w:spacing w:line="276" w:lineRule="auto"/>
              <w:jc w:val="center"/>
              <w:rPr>
                <w:rFonts w:ascii="Abadi" w:hAnsi="Abadi" w:cs="Mangal Pro"/>
                <w:sz w:val="22"/>
                <w:szCs w:val="22"/>
              </w:rPr>
            </w:pPr>
            <w:r w:rsidRPr="00455916">
              <w:rPr>
                <w:rFonts w:ascii="Abadi" w:hAnsi="Abadi" w:cs="Mangal Pro"/>
                <w:color w:val="275317" w:themeColor="accent6" w:themeShade="80"/>
                <w:sz w:val="22"/>
                <w:szCs w:val="22"/>
              </w:rPr>
              <w:t>Pass</w:t>
            </w:r>
          </w:p>
        </w:tc>
        <w:tc>
          <w:tcPr>
            <w:tcW w:w="1559" w:type="dxa"/>
          </w:tcPr>
          <w:p w14:paraId="4F49CE96" w14:textId="77777777" w:rsidR="00247759" w:rsidRPr="00AF36C7" w:rsidRDefault="00247759" w:rsidP="00247759">
            <w:pPr>
              <w:spacing w:line="276" w:lineRule="auto"/>
              <w:rPr>
                <w:rFonts w:ascii="Abadi" w:hAnsi="Abadi" w:cs="Mangal Pro"/>
                <w:sz w:val="22"/>
                <w:szCs w:val="22"/>
              </w:rPr>
            </w:pPr>
          </w:p>
          <w:p w14:paraId="5B8454A9" w14:textId="77777777" w:rsidR="00247759" w:rsidRPr="00AF36C7" w:rsidRDefault="00247759" w:rsidP="00247759">
            <w:pPr>
              <w:spacing w:line="276" w:lineRule="auto"/>
              <w:rPr>
                <w:rFonts w:ascii="Abadi" w:hAnsi="Abadi" w:cs="Mangal Pro"/>
                <w:sz w:val="22"/>
                <w:szCs w:val="22"/>
              </w:rPr>
            </w:pPr>
          </w:p>
          <w:p w14:paraId="59AD0A72" w14:textId="2EADC5A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4A1282E0" w14:textId="16EE3BCE" w:rsidR="00247759" w:rsidRPr="00AF36C7" w:rsidRDefault="00247759" w:rsidP="00247759">
            <w:pPr>
              <w:spacing w:line="276" w:lineRule="auto"/>
              <w:jc w:val="center"/>
              <w:rPr>
                <w:rFonts w:ascii="Abadi" w:hAnsi="Abadi" w:cs="Mangal Pro"/>
                <w:sz w:val="22"/>
                <w:szCs w:val="22"/>
              </w:rPr>
            </w:pPr>
          </w:p>
          <w:p w14:paraId="377D8902" w14:textId="77777777" w:rsidR="00247759" w:rsidRPr="00AF36C7" w:rsidRDefault="00247759" w:rsidP="00247759">
            <w:pPr>
              <w:spacing w:line="276" w:lineRule="auto"/>
              <w:jc w:val="center"/>
              <w:rPr>
                <w:rFonts w:ascii="Abadi" w:hAnsi="Abadi" w:cs="Mangal Pro"/>
                <w:sz w:val="22"/>
                <w:szCs w:val="22"/>
              </w:rPr>
            </w:pPr>
          </w:p>
          <w:p w14:paraId="5E76930D" w14:textId="1F542BEB"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B25A904" wp14:editId="6ED1E5B4">
                  <wp:extent cx="1667436" cy="183058"/>
                  <wp:effectExtent l="0" t="0" r="0" b="7620"/>
                  <wp:docPr id="113763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9969" name=""/>
                          <pic:cNvPicPr/>
                        </pic:nvPicPr>
                        <pic:blipFill>
                          <a:blip r:embed="rId37"/>
                          <a:stretch>
                            <a:fillRect/>
                          </a:stretch>
                        </pic:blipFill>
                        <pic:spPr>
                          <a:xfrm>
                            <a:off x="0" y="0"/>
                            <a:ext cx="1798584" cy="197456"/>
                          </a:xfrm>
                          <a:prstGeom prst="rect">
                            <a:avLst/>
                          </a:prstGeom>
                        </pic:spPr>
                      </pic:pic>
                    </a:graphicData>
                  </a:graphic>
                </wp:inline>
              </w:drawing>
            </w:r>
            <w:r w:rsidRPr="00AF36C7">
              <w:rPr>
                <w:rFonts w:ascii="Abadi" w:hAnsi="Abadi" w:cs="Mangal Pro"/>
                <w:noProof/>
                <w:sz w:val="22"/>
                <w:szCs w:val="22"/>
              </w:rPr>
              <w:drawing>
                <wp:inline distT="0" distB="0" distL="0" distR="0" wp14:anchorId="504DC732" wp14:editId="21FD7FB5">
                  <wp:extent cx="1636699" cy="267537"/>
                  <wp:effectExtent l="0" t="0" r="1905" b="0"/>
                  <wp:docPr id="39010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5997" name=""/>
                          <pic:cNvPicPr/>
                        </pic:nvPicPr>
                        <pic:blipFill>
                          <a:blip r:embed="rId38"/>
                          <a:stretch>
                            <a:fillRect/>
                          </a:stretch>
                        </pic:blipFill>
                        <pic:spPr>
                          <a:xfrm>
                            <a:off x="0" y="0"/>
                            <a:ext cx="1672545" cy="273396"/>
                          </a:xfrm>
                          <a:prstGeom prst="rect">
                            <a:avLst/>
                          </a:prstGeom>
                        </pic:spPr>
                      </pic:pic>
                    </a:graphicData>
                  </a:graphic>
                </wp:inline>
              </w:drawing>
            </w:r>
          </w:p>
        </w:tc>
      </w:tr>
    </w:tbl>
    <w:p w14:paraId="256D63A7" w14:textId="77777777" w:rsidR="00B33DD7" w:rsidRPr="00AF36C7" w:rsidRDefault="00B33DD7" w:rsidP="00BA3ECB">
      <w:pPr>
        <w:spacing w:line="276" w:lineRule="auto"/>
        <w:rPr>
          <w:rFonts w:ascii="Abadi" w:hAnsi="Abadi" w:cs="Mangal Pro"/>
        </w:rPr>
      </w:pPr>
    </w:p>
    <w:p w14:paraId="0ED8859E" w14:textId="42E57873" w:rsidR="00B33DD7" w:rsidRPr="00AF36C7" w:rsidRDefault="00B33DD7" w:rsidP="00B33DD7">
      <w:pPr>
        <w:spacing w:line="276" w:lineRule="auto"/>
        <w:jc w:val="both"/>
        <w:rPr>
          <w:rFonts w:ascii="Abadi" w:hAnsi="Abadi" w:cs="Mangal Pro"/>
          <w:b/>
          <w:bCs/>
          <w:sz w:val="22"/>
          <w:szCs w:val="22"/>
        </w:rPr>
      </w:pPr>
      <w:r w:rsidRPr="00AF36C7">
        <w:rPr>
          <w:rFonts w:ascii="Abadi" w:hAnsi="Abadi" w:cs="Mangal Pro"/>
          <w:b/>
          <w:bCs/>
          <w:sz w:val="22"/>
          <w:szCs w:val="22"/>
        </w:rPr>
        <w:t>Iteration 3 – 4</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55"/>
        <w:gridCol w:w="1692"/>
        <w:gridCol w:w="709"/>
        <w:gridCol w:w="1559"/>
        <w:gridCol w:w="3119"/>
      </w:tblGrid>
      <w:tr w:rsidR="00247759" w:rsidRPr="00AF36C7" w14:paraId="0A440B38" w14:textId="77777777" w:rsidTr="00806A3A">
        <w:tc>
          <w:tcPr>
            <w:tcW w:w="1351" w:type="dxa"/>
          </w:tcPr>
          <w:p w14:paraId="238AC74E"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55" w:type="dxa"/>
          </w:tcPr>
          <w:p w14:paraId="1E0CCB10"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692" w:type="dxa"/>
          </w:tcPr>
          <w:p w14:paraId="6BD6E27A"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709" w:type="dxa"/>
          </w:tcPr>
          <w:p w14:paraId="4EB9EEA2"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05D14242" w14:textId="4E048F6C"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59" w:type="dxa"/>
          </w:tcPr>
          <w:p w14:paraId="47E7A05D"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1E27684E"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4350B532" w14:textId="68D92E35"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616F1889" w14:textId="77777777" w:rsidTr="00826DF7">
        <w:tc>
          <w:tcPr>
            <w:tcW w:w="1351" w:type="dxa"/>
          </w:tcPr>
          <w:p w14:paraId="6F6F24D4" w14:textId="77777777" w:rsidR="00247759" w:rsidRPr="00AF36C7" w:rsidRDefault="00247759" w:rsidP="00247759">
            <w:pPr>
              <w:spacing w:line="276" w:lineRule="auto"/>
              <w:jc w:val="center"/>
              <w:rPr>
                <w:rFonts w:ascii="Abadi" w:hAnsi="Abadi" w:cs="Mangal Pro"/>
                <w:sz w:val="22"/>
                <w:szCs w:val="22"/>
              </w:rPr>
            </w:pPr>
          </w:p>
          <w:p w14:paraId="5D04337D" w14:textId="77777777" w:rsidR="00247759" w:rsidRPr="00AF36C7" w:rsidRDefault="00247759" w:rsidP="00247759">
            <w:pPr>
              <w:spacing w:line="276" w:lineRule="auto"/>
              <w:rPr>
                <w:rFonts w:ascii="Abadi" w:hAnsi="Abadi" w:cs="Mangal Pro"/>
                <w:sz w:val="22"/>
                <w:szCs w:val="22"/>
              </w:rPr>
            </w:pPr>
          </w:p>
          <w:p w14:paraId="05382A0A"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Homepage</w:t>
            </w:r>
          </w:p>
        </w:tc>
        <w:tc>
          <w:tcPr>
            <w:tcW w:w="2055" w:type="dxa"/>
          </w:tcPr>
          <w:p w14:paraId="56B17D20" w14:textId="77777777" w:rsidR="00247759" w:rsidRPr="00AF36C7" w:rsidRDefault="00247759" w:rsidP="00247759">
            <w:pPr>
              <w:spacing w:line="276" w:lineRule="auto"/>
              <w:rPr>
                <w:rFonts w:ascii="Abadi" w:hAnsi="Abadi" w:cs="Mangal Pro"/>
                <w:sz w:val="22"/>
                <w:szCs w:val="22"/>
              </w:rPr>
            </w:pPr>
          </w:p>
          <w:p w14:paraId="7679F585" w14:textId="77777777" w:rsidR="00247759" w:rsidRPr="00AF36C7" w:rsidRDefault="00247759" w:rsidP="00247759">
            <w:pPr>
              <w:spacing w:line="276" w:lineRule="auto"/>
              <w:rPr>
                <w:rFonts w:ascii="Abadi" w:hAnsi="Abadi" w:cs="Mangal Pro"/>
                <w:sz w:val="22"/>
                <w:szCs w:val="22"/>
              </w:rPr>
            </w:pPr>
          </w:p>
          <w:p w14:paraId="6D24A71C" w14:textId="3C85DCF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Updated hyperlinks for </w:t>
            </w:r>
            <w:r w:rsidRPr="00AF36C7">
              <w:rPr>
                <w:rFonts w:ascii="Abadi" w:hAnsi="Abadi" w:cs="Mangal Pro"/>
                <w:sz w:val="22"/>
                <w:szCs w:val="22"/>
              </w:rPr>
              <w:lastRenderedPageBreak/>
              <w:t>buttons to subpage files</w:t>
            </w:r>
          </w:p>
          <w:p w14:paraId="20ED3A00" w14:textId="77777777" w:rsidR="00247759" w:rsidRPr="00AF36C7" w:rsidRDefault="00247759" w:rsidP="00247759">
            <w:pPr>
              <w:spacing w:line="276" w:lineRule="auto"/>
              <w:rPr>
                <w:rFonts w:ascii="Abadi" w:hAnsi="Abadi" w:cs="Mangal Pro"/>
                <w:sz w:val="22"/>
                <w:szCs w:val="22"/>
              </w:rPr>
            </w:pPr>
          </w:p>
          <w:p w14:paraId="621BEAD7" w14:textId="614B8E76" w:rsidR="00247759" w:rsidRPr="00AF36C7" w:rsidRDefault="00247759" w:rsidP="00247759">
            <w:pPr>
              <w:spacing w:line="276" w:lineRule="auto"/>
              <w:rPr>
                <w:rFonts w:ascii="Abadi" w:hAnsi="Abadi" w:cs="Mangal Pro"/>
                <w:sz w:val="22"/>
                <w:szCs w:val="22"/>
              </w:rPr>
            </w:pPr>
          </w:p>
        </w:tc>
        <w:tc>
          <w:tcPr>
            <w:tcW w:w="1692" w:type="dxa"/>
          </w:tcPr>
          <w:p w14:paraId="640D331D" w14:textId="77777777" w:rsidR="00247759" w:rsidRPr="00AF36C7" w:rsidRDefault="00247759" w:rsidP="00247759">
            <w:pPr>
              <w:spacing w:line="276" w:lineRule="auto"/>
              <w:rPr>
                <w:rFonts w:ascii="Abadi" w:hAnsi="Abadi" w:cs="Mangal Pro"/>
                <w:sz w:val="22"/>
                <w:szCs w:val="22"/>
              </w:rPr>
            </w:pPr>
          </w:p>
          <w:p w14:paraId="267C03AE" w14:textId="5550073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Subpage displays once respective </w:t>
            </w:r>
            <w:r w:rsidRPr="00AF36C7">
              <w:rPr>
                <w:rFonts w:ascii="Abadi" w:hAnsi="Abadi" w:cs="Mangal Pro"/>
                <w:sz w:val="22"/>
                <w:szCs w:val="22"/>
              </w:rPr>
              <w:lastRenderedPageBreak/>
              <w:t>subpage button is clicked</w:t>
            </w:r>
          </w:p>
        </w:tc>
        <w:tc>
          <w:tcPr>
            <w:tcW w:w="709" w:type="dxa"/>
            <w:shd w:val="clear" w:color="auto" w:fill="FAE2D5" w:themeFill="accent2" w:themeFillTint="33"/>
          </w:tcPr>
          <w:p w14:paraId="7EA5EEC4" w14:textId="77777777" w:rsidR="00247759" w:rsidRPr="00AF36C7" w:rsidRDefault="00247759" w:rsidP="00247759">
            <w:pPr>
              <w:spacing w:line="276" w:lineRule="auto"/>
              <w:jc w:val="both"/>
              <w:rPr>
                <w:rFonts w:ascii="Abadi" w:hAnsi="Abadi" w:cs="Mangal Pro"/>
                <w:sz w:val="22"/>
                <w:szCs w:val="22"/>
              </w:rPr>
            </w:pPr>
          </w:p>
          <w:p w14:paraId="47C0DB48" w14:textId="77777777" w:rsidR="00247759" w:rsidRPr="00AF36C7" w:rsidRDefault="00247759" w:rsidP="00247759">
            <w:pPr>
              <w:spacing w:line="276" w:lineRule="auto"/>
              <w:rPr>
                <w:rFonts w:ascii="Abadi" w:hAnsi="Abadi" w:cs="Mangal Pro"/>
                <w:sz w:val="22"/>
                <w:szCs w:val="22"/>
              </w:rPr>
            </w:pPr>
          </w:p>
          <w:p w14:paraId="13BCBF4D" w14:textId="47E51BDD"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59" w:type="dxa"/>
          </w:tcPr>
          <w:p w14:paraId="4B03A804" w14:textId="77777777" w:rsidR="00247759" w:rsidRPr="00AF36C7" w:rsidRDefault="00247759" w:rsidP="00247759">
            <w:pPr>
              <w:spacing w:line="276" w:lineRule="auto"/>
              <w:rPr>
                <w:rFonts w:ascii="Abadi" w:hAnsi="Abadi" w:cs="Mangal Pro"/>
                <w:sz w:val="22"/>
                <w:szCs w:val="22"/>
              </w:rPr>
            </w:pPr>
          </w:p>
          <w:p w14:paraId="66518063" w14:textId="77777777" w:rsidR="00247759" w:rsidRPr="00AF36C7" w:rsidRDefault="00247759" w:rsidP="00247759">
            <w:pPr>
              <w:spacing w:line="276" w:lineRule="auto"/>
              <w:rPr>
                <w:rFonts w:ascii="Abadi" w:hAnsi="Abadi" w:cs="Mangal Pro"/>
                <w:sz w:val="22"/>
                <w:szCs w:val="22"/>
              </w:rPr>
            </w:pPr>
          </w:p>
          <w:p w14:paraId="012D89DB" w14:textId="7F09488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Did not create </w:t>
            </w:r>
            <w:r w:rsidRPr="00AF36C7">
              <w:rPr>
                <w:rFonts w:ascii="Abadi" w:hAnsi="Abadi" w:cs="Mangal Pro"/>
                <w:sz w:val="22"/>
                <w:szCs w:val="22"/>
              </w:rPr>
              <w:lastRenderedPageBreak/>
              <w:t>subpage .html files yet</w:t>
            </w:r>
          </w:p>
        </w:tc>
        <w:tc>
          <w:tcPr>
            <w:tcW w:w="3119" w:type="dxa"/>
          </w:tcPr>
          <w:p w14:paraId="4B0E5905" w14:textId="47D6C40D" w:rsidR="00247759" w:rsidRPr="00AF36C7" w:rsidRDefault="00247759" w:rsidP="00247759">
            <w:pPr>
              <w:spacing w:line="276" w:lineRule="auto"/>
              <w:jc w:val="center"/>
              <w:rPr>
                <w:rFonts w:ascii="Abadi" w:hAnsi="Abadi" w:cs="Mangal Pro"/>
                <w:sz w:val="22"/>
                <w:szCs w:val="22"/>
              </w:rPr>
            </w:pPr>
          </w:p>
          <w:p w14:paraId="49F12C81" w14:textId="77777777" w:rsidR="00247759" w:rsidRPr="00AF36C7" w:rsidRDefault="00247759" w:rsidP="00247759">
            <w:pPr>
              <w:spacing w:line="276" w:lineRule="auto"/>
              <w:rPr>
                <w:rFonts w:ascii="Abadi" w:hAnsi="Abadi" w:cs="Mangal Pro"/>
                <w:sz w:val="22"/>
                <w:szCs w:val="22"/>
              </w:rPr>
            </w:pPr>
          </w:p>
          <w:p w14:paraId="2905EC47"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 .html files for the subpages</w:t>
            </w:r>
          </w:p>
          <w:p w14:paraId="0079F315" w14:textId="3D5E78A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lastRenderedPageBreak/>
              <w:t>- Update hyperlinks to subpages .html files</w:t>
            </w:r>
          </w:p>
        </w:tc>
      </w:tr>
      <w:tr w:rsidR="00247759" w:rsidRPr="00AF36C7" w14:paraId="2C9B30A2" w14:textId="77777777" w:rsidTr="00806A3A">
        <w:tc>
          <w:tcPr>
            <w:tcW w:w="1351" w:type="dxa"/>
          </w:tcPr>
          <w:p w14:paraId="7E0D2A8A" w14:textId="77777777" w:rsidR="00247759" w:rsidRPr="00AF36C7" w:rsidRDefault="00247759" w:rsidP="00247759">
            <w:pPr>
              <w:spacing w:line="276" w:lineRule="auto"/>
              <w:jc w:val="center"/>
              <w:rPr>
                <w:rFonts w:ascii="Abadi" w:hAnsi="Abadi" w:cs="Mangal Pro"/>
                <w:sz w:val="22"/>
                <w:szCs w:val="22"/>
              </w:rPr>
            </w:pPr>
          </w:p>
          <w:p w14:paraId="5A25F594" w14:textId="77777777" w:rsidR="00247759" w:rsidRPr="00AF36C7" w:rsidRDefault="00247759" w:rsidP="00247759">
            <w:pPr>
              <w:spacing w:line="276" w:lineRule="auto"/>
              <w:jc w:val="center"/>
              <w:rPr>
                <w:rFonts w:ascii="Abadi" w:hAnsi="Abadi" w:cs="Mangal Pro"/>
                <w:sz w:val="22"/>
                <w:szCs w:val="22"/>
              </w:rPr>
            </w:pPr>
          </w:p>
          <w:p w14:paraId="7D4B1BEF"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55" w:type="dxa"/>
          </w:tcPr>
          <w:p w14:paraId="457B929D" w14:textId="77777777" w:rsidR="00247759" w:rsidRPr="00AF36C7" w:rsidRDefault="00247759" w:rsidP="00247759">
            <w:pPr>
              <w:spacing w:line="276" w:lineRule="auto"/>
              <w:rPr>
                <w:rFonts w:ascii="Abadi" w:hAnsi="Abadi" w:cs="Mangal Pro"/>
                <w:sz w:val="22"/>
                <w:szCs w:val="22"/>
              </w:rPr>
            </w:pPr>
          </w:p>
          <w:p w14:paraId="160752F2" w14:textId="506E0B01"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‘Home’ hyperlink to index.html</w:t>
            </w:r>
          </w:p>
        </w:tc>
        <w:tc>
          <w:tcPr>
            <w:tcW w:w="1692" w:type="dxa"/>
          </w:tcPr>
          <w:p w14:paraId="3205BF71" w14:textId="77777777" w:rsidR="00247759" w:rsidRPr="00AF36C7" w:rsidRDefault="00247759" w:rsidP="00247759">
            <w:pPr>
              <w:spacing w:line="276" w:lineRule="auto"/>
              <w:rPr>
                <w:rFonts w:ascii="Abadi" w:hAnsi="Abadi" w:cs="Mangal Pro"/>
                <w:sz w:val="22"/>
                <w:szCs w:val="22"/>
              </w:rPr>
            </w:pPr>
          </w:p>
          <w:p w14:paraId="6695773B" w14:textId="5C4BF48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Homepage displays once ‘Home’ is clicked</w:t>
            </w:r>
          </w:p>
        </w:tc>
        <w:tc>
          <w:tcPr>
            <w:tcW w:w="709" w:type="dxa"/>
            <w:shd w:val="clear" w:color="auto" w:fill="D9F2D0" w:themeFill="accent6" w:themeFillTint="33"/>
          </w:tcPr>
          <w:p w14:paraId="0F0BFD49"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5A008DBE"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624AA303" w14:textId="77777777"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tcPr>
          <w:p w14:paraId="645CA6FE" w14:textId="77777777" w:rsidR="00247759" w:rsidRPr="00AF36C7" w:rsidRDefault="00247759" w:rsidP="00247759">
            <w:pPr>
              <w:spacing w:line="276" w:lineRule="auto"/>
              <w:rPr>
                <w:rFonts w:ascii="Abadi" w:hAnsi="Abadi" w:cs="Mangal Pro"/>
                <w:sz w:val="22"/>
                <w:szCs w:val="22"/>
              </w:rPr>
            </w:pPr>
          </w:p>
          <w:p w14:paraId="517F569C" w14:textId="77777777" w:rsidR="00247759" w:rsidRPr="00AF36C7" w:rsidRDefault="00247759" w:rsidP="00247759">
            <w:pPr>
              <w:spacing w:line="276" w:lineRule="auto"/>
              <w:rPr>
                <w:rFonts w:ascii="Abadi" w:hAnsi="Abadi" w:cs="Mangal Pro"/>
                <w:sz w:val="22"/>
                <w:szCs w:val="22"/>
              </w:rPr>
            </w:pPr>
          </w:p>
          <w:p w14:paraId="1D2A6D93"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46308961" w14:textId="77777777" w:rsidR="00247759" w:rsidRPr="00AF36C7" w:rsidRDefault="00247759" w:rsidP="00247759">
            <w:pPr>
              <w:spacing w:line="276" w:lineRule="auto"/>
              <w:jc w:val="center"/>
              <w:rPr>
                <w:rFonts w:ascii="Abadi" w:hAnsi="Abadi" w:cs="Mangal Pro"/>
                <w:sz w:val="22"/>
                <w:szCs w:val="22"/>
              </w:rPr>
            </w:pPr>
          </w:p>
          <w:p w14:paraId="7FBA5E24" w14:textId="181A5B62"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1895EDA6" wp14:editId="1FDA6326">
                  <wp:extent cx="1706880" cy="576785"/>
                  <wp:effectExtent l="0" t="0" r="7620" b="0"/>
                  <wp:docPr id="71249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3651" name=""/>
                          <pic:cNvPicPr/>
                        </pic:nvPicPr>
                        <pic:blipFill>
                          <a:blip r:embed="rId39"/>
                          <a:stretch>
                            <a:fillRect/>
                          </a:stretch>
                        </pic:blipFill>
                        <pic:spPr>
                          <a:xfrm>
                            <a:off x="0" y="0"/>
                            <a:ext cx="1743710" cy="589230"/>
                          </a:xfrm>
                          <a:prstGeom prst="rect">
                            <a:avLst/>
                          </a:prstGeom>
                        </pic:spPr>
                      </pic:pic>
                    </a:graphicData>
                  </a:graphic>
                </wp:inline>
              </w:drawing>
            </w:r>
          </w:p>
          <w:p w14:paraId="2BBA7EB2" w14:textId="6248BD17" w:rsidR="00247759" w:rsidRPr="00AF36C7" w:rsidRDefault="00247759" w:rsidP="00247759">
            <w:pPr>
              <w:spacing w:line="276" w:lineRule="auto"/>
              <w:jc w:val="center"/>
              <w:rPr>
                <w:rFonts w:ascii="Abadi" w:hAnsi="Abadi" w:cs="Mangal Pro"/>
                <w:sz w:val="22"/>
                <w:szCs w:val="22"/>
              </w:rPr>
            </w:pPr>
          </w:p>
        </w:tc>
      </w:tr>
      <w:tr w:rsidR="00247759" w:rsidRPr="00AF36C7" w14:paraId="3C78B887" w14:textId="77777777" w:rsidTr="00806A3A">
        <w:tc>
          <w:tcPr>
            <w:tcW w:w="1351" w:type="dxa"/>
          </w:tcPr>
          <w:p w14:paraId="1268CCC2" w14:textId="77777777" w:rsidR="00247759" w:rsidRPr="00AF36C7" w:rsidRDefault="00247759" w:rsidP="00247759">
            <w:pPr>
              <w:spacing w:line="276" w:lineRule="auto"/>
              <w:jc w:val="center"/>
              <w:rPr>
                <w:rFonts w:ascii="Abadi" w:hAnsi="Abadi" w:cs="Mangal Pro"/>
                <w:sz w:val="22"/>
                <w:szCs w:val="22"/>
              </w:rPr>
            </w:pPr>
          </w:p>
          <w:p w14:paraId="36C7798D" w14:textId="77777777" w:rsidR="00247759" w:rsidRPr="00AF36C7" w:rsidRDefault="00247759" w:rsidP="00247759">
            <w:pPr>
              <w:spacing w:line="276" w:lineRule="auto"/>
              <w:jc w:val="center"/>
              <w:rPr>
                <w:rFonts w:ascii="Abadi" w:hAnsi="Abadi" w:cs="Mangal Pro"/>
                <w:sz w:val="22"/>
                <w:szCs w:val="22"/>
              </w:rPr>
            </w:pPr>
          </w:p>
          <w:p w14:paraId="0D6EC094" w14:textId="77777777" w:rsidR="00247759" w:rsidRPr="00AF36C7" w:rsidRDefault="00247759" w:rsidP="00247759">
            <w:pPr>
              <w:spacing w:line="276" w:lineRule="auto"/>
              <w:jc w:val="center"/>
              <w:rPr>
                <w:rFonts w:ascii="Abadi" w:hAnsi="Abadi" w:cs="Mangal Pro"/>
                <w:sz w:val="22"/>
                <w:szCs w:val="22"/>
              </w:rPr>
            </w:pPr>
          </w:p>
          <w:p w14:paraId="5072D338" w14:textId="77777777" w:rsidR="00247759" w:rsidRPr="00AF36C7" w:rsidRDefault="00247759" w:rsidP="00247759">
            <w:pPr>
              <w:spacing w:line="276" w:lineRule="auto"/>
              <w:jc w:val="center"/>
              <w:rPr>
                <w:rFonts w:ascii="Abadi" w:hAnsi="Abadi" w:cs="Mangal Pro"/>
                <w:sz w:val="22"/>
                <w:szCs w:val="22"/>
              </w:rPr>
            </w:pPr>
          </w:p>
          <w:p w14:paraId="77721C49" w14:textId="77777777" w:rsidR="00247759" w:rsidRPr="00AF36C7" w:rsidRDefault="00247759" w:rsidP="00247759">
            <w:pPr>
              <w:spacing w:line="276" w:lineRule="auto"/>
              <w:jc w:val="center"/>
              <w:rPr>
                <w:rFonts w:ascii="Abadi" w:hAnsi="Abadi" w:cs="Mangal Pro"/>
                <w:sz w:val="22"/>
                <w:szCs w:val="22"/>
              </w:rPr>
            </w:pPr>
          </w:p>
          <w:p w14:paraId="29D8930E" w14:textId="1D8EE18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Overview Page</w:t>
            </w:r>
          </w:p>
        </w:tc>
        <w:tc>
          <w:tcPr>
            <w:tcW w:w="2055" w:type="dxa"/>
          </w:tcPr>
          <w:p w14:paraId="6DCC9444" w14:textId="77777777" w:rsidR="00247759" w:rsidRPr="00AF36C7" w:rsidRDefault="00247759" w:rsidP="00247759">
            <w:pPr>
              <w:spacing w:line="276" w:lineRule="auto"/>
              <w:rPr>
                <w:rFonts w:ascii="Abadi" w:hAnsi="Abadi" w:cs="Mangal Pro"/>
                <w:sz w:val="22"/>
                <w:szCs w:val="22"/>
              </w:rPr>
            </w:pPr>
          </w:p>
          <w:p w14:paraId="0B5E9F89" w14:textId="77777777" w:rsidR="00247759" w:rsidRPr="00AF36C7" w:rsidRDefault="00247759" w:rsidP="00247759">
            <w:pPr>
              <w:spacing w:line="276" w:lineRule="auto"/>
              <w:rPr>
                <w:rFonts w:ascii="Abadi" w:hAnsi="Abadi" w:cs="Mangal Pro"/>
                <w:sz w:val="22"/>
                <w:szCs w:val="22"/>
              </w:rPr>
            </w:pPr>
          </w:p>
          <w:p w14:paraId="1E8215F0" w14:textId="5C60DF2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introduction.html</w:t>
            </w:r>
          </w:p>
          <w:p w14:paraId="1DB03A3B"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Copied the nav bar and footer from index.html</w:t>
            </w:r>
          </w:p>
          <w:p w14:paraId="748E5277" w14:textId="2E40115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styles.css to introduction.html</w:t>
            </w:r>
          </w:p>
        </w:tc>
        <w:tc>
          <w:tcPr>
            <w:tcW w:w="1692" w:type="dxa"/>
          </w:tcPr>
          <w:p w14:paraId="77570953" w14:textId="77777777" w:rsidR="00247759" w:rsidRPr="00AF36C7" w:rsidRDefault="00247759" w:rsidP="00247759">
            <w:pPr>
              <w:spacing w:line="276" w:lineRule="auto"/>
              <w:rPr>
                <w:rFonts w:ascii="Abadi" w:hAnsi="Abadi" w:cs="Mangal Pro"/>
                <w:sz w:val="22"/>
                <w:szCs w:val="22"/>
              </w:rPr>
            </w:pPr>
          </w:p>
          <w:p w14:paraId="6585FAB8" w14:textId="77777777" w:rsidR="00247759" w:rsidRPr="00AF36C7" w:rsidRDefault="00247759" w:rsidP="00247759">
            <w:pPr>
              <w:spacing w:line="276" w:lineRule="auto"/>
              <w:rPr>
                <w:rFonts w:ascii="Abadi" w:hAnsi="Abadi" w:cs="Mangal Pro"/>
                <w:sz w:val="22"/>
                <w:szCs w:val="22"/>
              </w:rPr>
            </w:pPr>
          </w:p>
          <w:p w14:paraId="68CAB8E4" w14:textId="77777777" w:rsidR="00247759" w:rsidRPr="00AF36C7" w:rsidRDefault="00247759" w:rsidP="00247759">
            <w:pPr>
              <w:spacing w:line="276" w:lineRule="auto"/>
              <w:rPr>
                <w:rFonts w:ascii="Abadi" w:hAnsi="Abadi" w:cs="Mangal Pro"/>
                <w:sz w:val="22"/>
                <w:szCs w:val="22"/>
              </w:rPr>
            </w:pPr>
          </w:p>
          <w:p w14:paraId="3039CDC2" w14:textId="77777777" w:rsidR="00247759" w:rsidRPr="00AF36C7" w:rsidRDefault="00247759" w:rsidP="00247759">
            <w:pPr>
              <w:spacing w:line="276" w:lineRule="auto"/>
              <w:rPr>
                <w:rFonts w:ascii="Abadi" w:hAnsi="Abadi" w:cs="Mangal Pro"/>
                <w:sz w:val="22"/>
                <w:szCs w:val="22"/>
              </w:rPr>
            </w:pPr>
          </w:p>
          <w:p w14:paraId="7BBAAA0B" w14:textId="4423E5F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Nav bar displays</w:t>
            </w:r>
          </w:p>
          <w:p w14:paraId="12FEA7A4" w14:textId="54AF407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Footer displays</w:t>
            </w:r>
          </w:p>
        </w:tc>
        <w:tc>
          <w:tcPr>
            <w:tcW w:w="709" w:type="dxa"/>
            <w:shd w:val="clear" w:color="auto" w:fill="D9F2D0" w:themeFill="accent6" w:themeFillTint="33"/>
          </w:tcPr>
          <w:p w14:paraId="0C3D40D2"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1F02D7F4"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27AE6BF1"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2D2DFC16"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415F3BB6"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4E71F8F2" w14:textId="582C950F"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tcPr>
          <w:p w14:paraId="198BA349" w14:textId="77777777" w:rsidR="00247759" w:rsidRPr="00AF36C7" w:rsidRDefault="00247759" w:rsidP="00247759">
            <w:pPr>
              <w:spacing w:line="276" w:lineRule="auto"/>
              <w:rPr>
                <w:rFonts w:ascii="Abadi" w:hAnsi="Abadi" w:cs="Mangal Pro"/>
                <w:sz w:val="22"/>
                <w:szCs w:val="22"/>
              </w:rPr>
            </w:pPr>
          </w:p>
          <w:p w14:paraId="3C8A058B" w14:textId="77777777" w:rsidR="00247759" w:rsidRPr="00AF36C7" w:rsidRDefault="00247759" w:rsidP="00247759">
            <w:pPr>
              <w:spacing w:line="276" w:lineRule="auto"/>
              <w:rPr>
                <w:rFonts w:ascii="Abadi" w:hAnsi="Abadi" w:cs="Mangal Pro"/>
                <w:sz w:val="22"/>
                <w:szCs w:val="22"/>
              </w:rPr>
            </w:pPr>
          </w:p>
          <w:p w14:paraId="20248D50" w14:textId="77777777" w:rsidR="00247759" w:rsidRPr="00AF36C7" w:rsidRDefault="00247759" w:rsidP="00247759">
            <w:pPr>
              <w:spacing w:line="276" w:lineRule="auto"/>
              <w:rPr>
                <w:rFonts w:ascii="Abadi" w:hAnsi="Abadi" w:cs="Mangal Pro"/>
                <w:sz w:val="22"/>
                <w:szCs w:val="22"/>
              </w:rPr>
            </w:pPr>
          </w:p>
          <w:p w14:paraId="1611CEE7" w14:textId="77777777" w:rsidR="00247759" w:rsidRPr="00AF36C7" w:rsidRDefault="00247759" w:rsidP="00247759">
            <w:pPr>
              <w:spacing w:line="276" w:lineRule="auto"/>
              <w:rPr>
                <w:rFonts w:ascii="Abadi" w:hAnsi="Abadi" w:cs="Mangal Pro"/>
                <w:sz w:val="22"/>
                <w:szCs w:val="22"/>
              </w:rPr>
            </w:pPr>
          </w:p>
          <w:p w14:paraId="2BB6A720" w14:textId="77777777" w:rsidR="00247759" w:rsidRPr="00AF36C7" w:rsidRDefault="00247759" w:rsidP="00247759">
            <w:pPr>
              <w:spacing w:line="276" w:lineRule="auto"/>
              <w:rPr>
                <w:rFonts w:ascii="Abadi" w:hAnsi="Abadi" w:cs="Mangal Pro"/>
                <w:sz w:val="22"/>
                <w:szCs w:val="22"/>
              </w:rPr>
            </w:pPr>
          </w:p>
          <w:p w14:paraId="056848DD" w14:textId="443B22E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6B8B4108"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A1C7481" wp14:editId="48F7A426">
                  <wp:extent cx="1707146" cy="670560"/>
                  <wp:effectExtent l="0" t="0" r="7620" b="0"/>
                  <wp:docPr id="99907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6879" name=""/>
                          <pic:cNvPicPr/>
                        </pic:nvPicPr>
                        <pic:blipFill>
                          <a:blip r:embed="rId40"/>
                          <a:stretch>
                            <a:fillRect/>
                          </a:stretch>
                        </pic:blipFill>
                        <pic:spPr>
                          <a:xfrm>
                            <a:off x="0" y="0"/>
                            <a:ext cx="1715893" cy="673996"/>
                          </a:xfrm>
                          <a:prstGeom prst="rect">
                            <a:avLst/>
                          </a:prstGeom>
                        </pic:spPr>
                      </pic:pic>
                    </a:graphicData>
                  </a:graphic>
                </wp:inline>
              </w:drawing>
            </w:r>
          </w:p>
          <w:p w14:paraId="0CBFFDCF" w14:textId="0337391F"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4AD7B9D" wp14:editId="74744A7B">
                  <wp:extent cx="1717040" cy="1370876"/>
                  <wp:effectExtent l="0" t="0" r="0" b="1270"/>
                  <wp:docPr id="4072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68101" name=""/>
                          <pic:cNvPicPr/>
                        </pic:nvPicPr>
                        <pic:blipFill>
                          <a:blip r:embed="rId41"/>
                          <a:stretch>
                            <a:fillRect/>
                          </a:stretch>
                        </pic:blipFill>
                        <pic:spPr>
                          <a:xfrm>
                            <a:off x="0" y="0"/>
                            <a:ext cx="1727950" cy="1379586"/>
                          </a:xfrm>
                          <a:prstGeom prst="rect">
                            <a:avLst/>
                          </a:prstGeom>
                        </pic:spPr>
                      </pic:pic>
                    </a:graphicData>
                  </a:graphic>
                </wp:inline>
              </w:drawing>
            </w:r>
          </w:p>
        </w:tc>
      </w:tr>
    </w:tbl>
    <w:p w14:paraId="464BF1BB" w14:textId="77777777" w:rsidR="00B261CE" w:rsidRPr="00AF36C7" w:rsidRDefault="00B261CE" w:rsidP="00B261CE">
      <w:pPr>
        <w:spacing w:line="276" w:lineRule="auto"/>
        <w:rPr>
          <w:rFonts w:ascii="Abadi" w:hAnsi="Abadi" w:cs="Mangal Pro"/>
        </w:rPr>
      </w:pPr>
    </w:p>
    <w:p w14:paraId="6A856042" w14:textId="40AF98A3" w:rsidR="00B261CE" w:rsidRPr="00AF36C7" w:rsidRDefault="00B261CE" w:rsidP="00B261CE">
      <w:pPr>
        <w:spacing w:line="276" w:lineRule="auto"/>
        <w:jc w:val="both"/>
        <w:rPr>
          <w:rFonts w:ascii="Abadi" w:hAnsi="Abadi" w:cs="Mangal Pro"/>
          <w:b/>
          <w:bCs/>
          <w:sz w:val="22"/>
          <w:szCs w:val="22"/>
        </w:rPr>
      </w:pPr>
      <w:r w:rsidRPr="00AF36C7">
        <w:rPr>
          <w:rFonts w:ascii="Abadi" w:hAnsi="Abadi" w:cs="Mangal Pro"/>
          <w:b/>
          <w:bCs/>
          <w:sz w:val="22"/>
          <w:szCs w:val="22"/>
        </w:rPr>
        <w:t>Iteration 4 – 5</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55"/>
        <w:gridCol w:w="1692"/>
        <w:gridCol w:w="709"/>
        <w:gridCol w:w="1559"/>
        <w:gridCol w:w="3119"/>
      </w:tblGrid>
      <w:tr w:rsidR="00247759" w:rsidRPr="00AF36C7" w14:paraId="4E0F37ED" w14:textId="77777777" w:rsidTr="00151FBF">
        <w:tc>
          <w:tcPr>
            <w:tcW w:w="1351" w:type="dxa"/>
          </w:tcPr>
          <w:p w14:paraId="19CAAF34"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55" w:type="dxa"/>
          </w:tcPr>
          <w:p w14:paraId="0FB00E99"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692" w:type="dxa"/>
          </w:tcPr>
          <w:p w14:paraId="702CB99A"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709" w:type="dxa"/>
          </w:tcPr>
          <w:p w14:paraId="444F8AE8"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70A16AEE" w14:textId="3A90BBED"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59" w:type="dxa"/>
          </w:tcPr>
          <w:p w14:paraId="7B902DDC"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65CC1FFB"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54409E8C" w14:textId="62F3C470"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01DD359D" w14:textId="77777777" w:rsidTr="00151FBF">
        <w:tc>
          <w:tcPr>
            <w:tcW w:w="1351" w:type="dxa"/>
          </w:tcPr>
          <w:p w14:paraId="67BB4CB3" w14:textId="77777777" w:rsidR="00247759" w:rsidRPr="00AF36C7" w:rsidRDefault="00247759" w:rsidP="00247759">
            <w:pPr>
              <w:spacing w:line="276" w:lineRule="auto"/>
              <w:jc w:val="center"/>
              <w:rPr>
                <w:rFonts w:ascii="Abadi" w:hAnsi="Abadi" w:cs="Mangal Pro"/>
                <w:sz w:val="22"/>
                <w:szCs w:val="22"/>
              </w:rPr>
            </w:pPr>
          </w:p>
          <w:p w14:paraId="4A4FD28D" w14:textId="77777777" w:rsidR="00247759" w:rsidRPr="00AF36C7" w:rsidRDefault="00247759" w:rsidP="00247759">
            <w:pPr>
              <w:spacing w:line="276" w:lineRule="auto"/>
              <w:jc w:val="center"/>
              <w:rPr>
                <w:rFonts w:ascii="Abadi" w:hAnsi="Abadi" w:cs="Mangal Pro"/>
                <w:sz w:val="22"/>
                <w:szCs w:val="22"/>
              </w:rPr>
            </w:pPr>
          </w:p>
          <w:p w14:paraId="77989A62" w14:textId="77777777" w:rsidR="00247759" w:rsidRPr="00AF36C7" w:rsidRDefault="00247759" w:rsidP="00247759">
            <w:pPr>
              <w:spacing w:line="276" w:lineRule="auto"/>
              <w:jc w:val="center"/>
              <w:rPr>
                <w:rFonts w:ascii="Abadi" w:hAnsi="Abadi" w:cs="Mangal Pro"/>
                <w:sz w:val="22"/>
                <w:szCs w:val="22"/>
              </w:rPr>
            </w:pPr>
          </w:p>
          <w:p w14:paraId="6887195C" w14:textId="77777777" w:rsidR="00247759" w:rsidRPr="00AF36C7" w:rsidRDefault="00247759" w:rsidP="00247759">
            <w:pPr>
              <w:spacing w:line="276" w:lineRule="auto"/>
              <w:rPr>
                <w:rFonts w:ascii="Abadi" w:hAnsi="Abadi" w:cs="Mangal Pro"/>
                <w:sz w:val="22"/>
                <w:szCs w:val="22"/>
              </w:rPr>
            </w:pPr>
          </w:p>
          <w:p w14:paraId="2B45DF5E" w14:textId="734D4D3A"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Footer</w:t>
            </w:r>
          </w:p>
        </w:tc>
        <w:tc>
          <w:tcPr>
            <w:tcW w:w="2055" w:type="dxa"/>
          </w:tcPr>
          <w:p w14:paraId="799A5949" w14:textId="77777777" w:rsidR="00247759" w:rsidRPr="00AF36C7" w:rsidRDefault="00247759" w:rsidP="00247759">
            <w:pPr>
              <w:spacing w:line="276" w:lineRule="auto"/>
              <w:rPr>
                <w:rFonts w:ascii="Abadi" w:hAnsi="Abadi" w:cs="Mangal Pro"/>
                <w:sz w:val="22"/>
                <w:szCs w:val="22"/>
              </w:rPr>
            </w:pPr>
          </w:p>
          <w:p w14:paraId="2ACF807D" w14:textId="7BD52D6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‘Contact Us!’ heading</w:t>
            </w:r>
          </w:p>
          <w:p w14:paraId="36A48D33"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Updated copyright text </w:t>
            </w:r>
          </w:p>
          <w:p w14:paraId="0FE0419A" w14:textId="2264C59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Added email and contact number </w:t>
            </w:r>
            <w:r>
              <w:rPr>
                <w:rFonts w:ascii="Abadi" w:hAnsi="Abadi" w:cs="Mangal Pro"/>
                <w:sz w:val="22"/>
                <w:szCs w:val="22"/>
              </w:rPr>
              <w:t>containers</w:t>
            </w:r>
          </w:p>
          <w:p w14:paraId="3296E0DB" w14:textId="6BAC0AC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email and phone icons</w:t>
            </w:r>
          </w:p>
        </w:tc>
        <w:tc>
          <w:tcPr>
            <w:tcW w:w="1692" w:type="dxa"/>
          </w:tcPr>
          <w:p w14:paraId="08551AF7" w14:textId="77777777" w:rsidR="00247759" w:rsidRPr="00AF36C7" w:rsidRDefault="00247759" w:rsidP="00247759">
            <w:pPr>
              <w:spacing w:line="276" w:lineRule="auto"/>
              <w:rPr>
                <w:rFonts w:ascii="Abadi" w:hAnsi="Abadi" w:cs="Mangal Pro"/>
                <w:sz w:val="22"/>
                <w:szCs w:val="22"/>
              </w:rPr>
            </w:pPr>
          </w:p>
          <w:p w14:paraId="5C2AEE29"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Heading displays</w:t>
            </w:r>
          </w:p>
          <w:p w14:paraId="410C09D9"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New copyright text displays</w:t>
            </w:r>
          </w:p>
          <w:p w14:paraId="7D85AFA2" w14:textId="7894DD31"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Email and phone number </w:t>
            </w:r>
            <w:r>
              <w:rPr>
                <w:rFonts w:ascii="Abadi" w:hAnsi="Abadi" w:cs="Mangal Pro"/>
                <w:sz w:val="22"/>
                <w:szCs w:val="22"/>
              </w:rPr>
              <w:t>containers</w:t>
            </w:r>
            <w:r w:rsidRPr="00AF36C7">
              <w:rPr>
                <w:rFonts w:ascii="Abadi" w:hAnsi="Abadi" w:cs="Mangal Pro"/>
                <w:sz w:val="22"/>
                <w:szCs w:val="22"/>
              </w:rPr>
              <w:t xml:space="preserve"> display</w:t>
            </w:r>
          </w:p>
          <w:p w14:paraId="613D04E1" w14:textId="4FF5392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Icons display</w:t>
            </w:r>
          </w:p>
        </w:tc>
        <w:tc>
          <w:tcPr>
            <w:tcW w:w="709" w:type="dxa"/>
            <w:shd w:val="clear" w:color="auto" w:fill="D9F2D0" w:themeFill="accent6" w:themeFillTint="33"/>
          </w:tcPr>
          <w:p w14:paraId="2EF18F32" w14:textId="77777777" w:rsidR="00247759" w:rsidRPr="00AF36C7" w:rsidRDefault="00247759" w:rsidP="00247759">
            <w:pPr>
              <w:spacing w:line="276" w:lineRule="auto"/>
              <w:jc w:val="center"/>
              <w:rPr>
                <w:rFonts w:ascii="Abadi" w:hAnsi="Abadi" w:cs="Mangal Pro"/>
                <w:sz w:val="22"/>
                <w:szCs w:val="22"/>
              </w:rPr>
            </w:pPr>
          </w:p>
          <w:p w14:paraId="56677D72" w14:textId="77777777" w:rsidR="00247759" w:rsidRPr="00AF36C7" w:rsidRDefault="00247759" w:rsidP="00247759">
            <w:pPr>
              <w:spacing w:line="276" w:lineRule="auto"/>
              <w:jc w:val="center"/>
              <w:rPr>
                <w:rFonts w:ascii="Abadi" w:hAnsi="Abadi" w:cs="Mangal Pro"/>
                <w:sz w:val="22"/>
                <w:szCs w:val="22"/>
              </w:rPr>
            </w:pPr>
          </w:p>
          <w:p w14:paraId="33E76410" w14:textId="77777777" w:rsidR="00247759" w:rsidRPr="00AF36C7" w:rsidRDefault="00247759" w:rsidP="00247759">
            <w:pPr>
              <w:spacing w:line="276" w:lineRule="auto"/>
              <w:jc w:val="center"/>
              <w:rPr>
                <w:rFonts w:ascii="Abadi" w:hAnsi="Abadi" w:cs="Mangal Pro"/>
                <w:sz w:val="22"/>
                <w:szCs w:val="22"/>
              </w:rPr>
            </w:pPr>
          </w:p>
          <w:p w14:paraId="675C6E65" w14:textId="77777777" w:rsidR="00247759" w:rsidRPr="00AF36C7" w:rsidRDefault="00247759" w:rsidP="00247759">
            <w:pPr>
              <w:spacing w:line="276" w:lineRule="auto"/>
              <w:jc w:val="center"/>
              <w:rPr>
                <w:rFonts w:ascii="Abadi" w:hAnsi="Abadi" w:cs="Mangal Pro"/>
                <w:sz w:val="22"/>
                <w:szCs w:val="22"/>
              </w:rPr>
            </w:pPr>
          </w:p>
          <w:p w14:paraId="7CF104F9" w14:textId="7BA70553" w:rsidR="00247759" w:rsidRPr="00AF36C7" w:rsidRDefault="00247759" w:rsidP="00247759">
            <w:pPr>
              <w:spacing w:line="276" w:lineRule="auto"/>
              <w:jc w:val="center"/>
              <w:rPr>
                <w:rFonts w:ascii="Abadi" w:hAnsi="Abadi" w:cs="Mangal Pro"/>
                <w:sz w:val="22"/>
                <w:szCs w:val="22"/>
              </w:rPr>
            </w:pPr>
            <w:r w:rsidRPr="00E212F6">
              <w:rPr>
                <w:rFonts w:ascii="Abadi" w:hAnsi="Abadi" w:cs="Mangal Pro"/>
                <w:color w:val="275317" w:themeColor="accent6" w:themeShade="80"/>
                <w:sz w:val="22"/>
                <w:szCs w:val="22"/>
              </w:rPr>
              <w:t>Pass</w:t>
            </w:r>
          </w:p>
        </w:tc>
        <w:tc>
          <w:tcPr>
            <w:tcW w:w="1559" w:type="dxa"/>
          </w:tcPr>
          <w:p w14:paraId="56EC32E9" w14:textId="77777777" w:rsidR="00247759" w:rsidRPr="00AF36C7" w:rsidRDefault="00247759" w:rsidP="00247759">
            <w:pPr>
              <w:spacing w:line="276" w:lineRule="auto"/>
              <w:rPr>
                <w:rFonts w:ascii="Abadi" w:hAnsi="Abadi" w:cs="Mangal Pro"/>
                <w:sz w:val="22"/>
                <w:szCs w:val="22"/>
              </w:rPr>
            </w:pPr>
          </w:p>
          <w:p w14:paraId="04C8D05D" w14:textId="77777777" w:rsidR="00247759" w:rsidRPr="00AF36C7" w:rsidRDefault="00247759" w:rsidP="00247759">
            <w:pPr>
              <w:spacing w:line="276" w:lineRule="auto"/>
              <w:rPr>
                <w:rFonts w:ascii="Abadi" w:hAnsi="Abadi" w:cs="Mangal Pro"/>
                <w:sz w:val="22"/>
                <w:szCs w:val="22"/>
              </w:rPr>
            </w:pPr>
          </w:p>
          <w:p w14:paraId="53B7B2FC" w14:textId="77777777" w:rsidR="00247759" w:rsidRPr="00AF36C7" w:rsidRDefault="00247759" w:rsidP="00247759">
            <w:pPr>
              <w:spacing w:line="276" w:lineRule="auto"/>
              <w:rPr>
                <w:rFonts w:ascii="Abadi" w:hAnsi="Abadi" w:cs="Mangal Pro"/>
                <w:sz w:val="22"/>
                <w:szCs w:val="22"/>
              </w:rPr>
            </w:pPr>
          </w:p>
          <w:p w14:paraId="4558D179" w14:textId="74FF9AD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127FE42E" w14:textId="77777777" w:rsidR="00247759" w:rsidRPr="00AF36C7" w:rsidRDefault="00247759" w:rsidP="00247759">
            <w:pPr>
              <w:spacing w:line="276" w:lineRule="auto"/>
              <w:jc w:val="center"/>
              <w:rPr>
                <w:rFonts w:ascii="Abadi" w:hAnsi="Abadi" w:cs="Mangal Pro"/>
                <w:sz w:val="22"/>
                <w:szCs w:val="22"/>
              </w:rPr>
            </w:pPr>
          </w:p>
          <w:p w14:paraId="6D8B48B9"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058021B" wp14:editId="3B559250">
                  <wp:extent cx="1678305" cy="210549"/>
                  <wp:effectExtent l="0" t="0" r="0" b="0"/>
                  <wp:docPr id="114630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0774" name=""/>
                          <pic:cNvPicPr/>
                        </pic:nvPicPr>
                        <pic:blipFill>
                          <a:blip r:embed="rId42"/>
                          <a:stretch>
                            <a:fillRect/>
                          </a:stretch>
                        </pic:blipFill>
                        <pic:spPr>
                          <a:xfrm>
                            <a:off x="0" y="0"/>
                            <a:ext cx="1718469" cy="215588"/>
                          </a:xfrm>
                          <a:prstGeom prst="rect">
                            <a:avLst/>
                          </a:prstGeom>
                        </pic:spPr>
                      </pic:pic>
                    </a:graphicData>
                  </a:graphic>
                </wp:inline>
              </w:drawing>
            </w:r>
          </w:p>
          <w:p w14:paraId="7B68E319" w14:textId="11F60330"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25E500A3" wp14:editId="7EEE17C1">
                  <wp:extent cx="1678075" cy="1249680"/>
                  <wp:effectExtent l="0" t="0" r="0" b="7620"/>
                  <wp:docPr id="17661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98482" name=""/>
                          <pic:cNvPicPr/>
                        </pic:nvPicPr>
                        <pic:blipFill>
                          <a:blip r:embed="rId43"/>
                          <a:stretch>
                            <a:fillRect/>
                          </a:stretch>
                        </pic:blipFill>
                        <pic:spPr>
                          <a:xfrm>
                            <a:off x="0" y="0"/>
                            <a:ext cx="1699116" cy="1265350"/>
                          </a:xfrm>
                          <a:prstGeom prst="rect">
                            <a:avLst/>
                          </a:prstGeom>
                        </pic:spPr>
                      </pic:pic>
                    </a:graphicData>
                  </a:graphic>
                </wp:inline>
              </w:drawing>
            </w:r>
          </w:p>
        </w:tc>
      </w:tr>
    </w:tbl>
    <w:p w14:paraId="11F2133B" w14:textId="77777777" w:rsidR="00B33DD7" w:rsidRPr="00AF36C7" w:rsidRDefault="00B33DD7" w:rsidP="00BA3ECB">
      <w:pPr>
        <w:spacing w:line="276" w:lineRule="auto"/>
        <w:rPr>
          <w:rFonts w:ascii="Abadi" w:hAnsi="Abadi" w:cs="Mangal Pro"/>
        </w:rPr>
      </w:pPr>
    </w:p>
    <w:p w14:paraId="6F422DC9" w14:textId="73EDA714" w:rsidR="00EB7F03" w:rsidRPr="00AF36C7" w:rsidRDefault="00EB7F03" w:rsidP="00EB7F03">
      <w:pPr>
        <w:spacing w:line="276" w:lineRule="auto"/>
        <w:jc w:val="both"/>
        <w:rPr>
          <w:rFonts w:ascii="Abadi" w:hAnsi="Abadi" w:cs="Mangal Pro"/>
          <w:b/>
          <w:bCs/>
          <w:sz w:val="22"/>
          <w:szCs w:val="22"/>
        </w:rPr>
      </w:pPr>
      <w:r w:rsidRPr="00AF36C7">
        <w:rPr>
          <w:rFonts w:ascii="Abadi" w:hAnsi="Abadi" w:cs="Mangal Pro"/>
          <w:b/>
          <w:bCs/>
          <w:sz w:val="22"/>
          <w:szCs w:val="22"/>
        </w:rPr>
        <w:t>Iteration 5 – 6</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55"/>
        <w:gridCol w:w="1692"/>
        <w:gridCol w:w="709"/>
        <w:gridCol w:w="1559"/>
        <w:gridCol w:w="3119"/>
      </w:tblGrid>
      <w:tr w:rsidR="00247759" w:rsidRPr="00AF36C7" w14:paraId="5AACD5AF" w14:textId="77777777" w:rsidTr="00151FBF">
        <w:tc>
          <w:tcPr>
            <w:tcW w:w="1351" w:type="dxa"/>
          </w:tcPr>
          <w:p w14:paraId="58E3706E"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55" w:type="dxa"/>
          </w:tcPr>
          <w:p w14:paraId="285D01E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692" w:type="dxa"/>
          </w:tcPr>
          <w:p w14:paraId="131EE1DF"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709" w:type="dxa"/>
          </w:tcPr>
          <w:p w14:paraId="23E2055E"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04FD3610" w14:textId="30F4B526"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59" w:type="dxa"/>
          </w:tcPr>
          <w:p w14:paraId="010FC6E1"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7695D8F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10E9213D" w14:textId="6DB194A8"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5C771A24" w14:textId="77777777" w:rsidTr="00151FBF">
        <w:tc>
          <w:tcPr>
            <w:tcW w:w="1351" w:type="dxa"/>
          </w:tcPr>
          <w:p w14:paraId="30012A64" w14:textId="77777777" w:rsidR="00247759" w:rsidRPr="00AF36C7" w:rsidRDefault="00247759" w:rsidP="00247759">
            <w:pPr>
              <w:spacing w:line="276" w:lineRule="auto"/>
              <w:jc w:val="center"/>
              <w:rPr>
                <w:rFonts w:ascii="Abadi" w:hAnsi="Abadi" w:cs="Mangal Pro"/>
                <w:sz w:val="22"/>
                <w:szCs w:val="22"/>
              </w:rPr>
            </w:pPr>
          </w:p>
          <w:p w14:paraId="774AAD86" w14:textId="77777777" w:rsidR="00247759" w:rsidRPr="00AF36C7" w:rsidRDefault="00247759" w:rsidP="00247759">
            <w:pPr>
              <w:spacing w:line="276" w:lineRule="auto"/>
              <w:jc w:val="center"/>
              <w:rPr>
                <w:rFonts w:ascii="Abadi" w:hAnsi="Abadi" w:cs="Mangal Pro"/>
                <w:sz w:val="22"/>
                <w:szCs w:val="22"/>
              </w:rPr>
            </w:pPr>
          </w:p>
          <w:p w14:paraId="53C0C9F0" w14:textId="37C40D9A"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Homepage</w:t>
            </w:r>
          </w:p>
        </w:tc>
        <w:tc>
          <w:tcPr>
            <w:tcW w:w="2055" w:type="dxa"/>
          </w:tcPr>
          <w:p w14:paraId="260FE251" w14:textId="446F302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button hyperlink ‘Learn More’ to ‘overview.html’</w:t>
            </w:r>
          </w:p>
        </w:tc>
        <w:tc>
          <w:tcPr>
            <w:tcW w:w="1692" w:type="dxa"/>
          </w:tcPr>
          <w:p w14:paraId="4A6A0701" w14:textId="3125DFD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Overview Page displays once ‘Overview’ is clicked</w:t>
            </w:r>
          </w:p>
        </w:tc>
        <w:tc>
          <w:tcPr>
            <w:tcW w:w="709" w:type="dxa"/>
            <w:shd w:val="clear" w:color="auto" w:fill="D9F2D0" w:themeFill="accent6" w:themeFillTint="33"/>
          </w:tcPr>
          <w:p w14:paraId="3E4C1FDA" w14:textId="77777777" w:rsidR="00247759" w:rsidRPr="00AF36C7" w:rsidRDefault="00247759" w:rsidP="00247759">
            <w:pPr>
              <w:spacing w:line="276" w:lineRule="auto"/>
              <w:jc w:val="center"/>
              <w:rPr>
                <w:rFonts w:ascii="Abadi" w:hAnsi="Abadi" w:cs="Mangal Pro"/>
                <w:sz w:val="22"/>
                <w:szCs w:val="22"/>
              </w:rPr>
            </w:pPr>
          </w:p>
          <w:p w14:paraId="778D0F01" w14:textId="77777777" w:rsidR="00247759" w:rsidRPr="00AF36C7" w:rsidRDefault="00247759" w:rsidP="00247759">
            <w:pPr>
              <w:spacing w:line="276" w:lineRule="auto"/>
              <w:jc w:val="center"/>
              <w:rPr>
                <w:rFonts w:ascii="Abadi" w:hAnsi="Abadi" w:cs="Mangal Pro"/>
                <w:sz w:val="22"/>
                <w:szCs w:val="22"/>
              </w:rPr>
            </w:pPr>
          </w:p>
          <w:p w14:paraId="609B9970" w14:textId="5443EA82" w:rsidR="00247759" w:rsidRPr="00AF36C7" w:rsidRDefault="00247759" w:rsidP="00247759">
            <w:pPr>
              <w:spacing w:line="276" w:lineRule="auto"/>
              <w:jc w:val="center"/>
              <w:rPr>
                <w:rFonts w:ascii="Abadi" w:hAnsi="Abadi" w:cs="Mangal Pro"/>
                <w:sz w:val="22"/>
                <w:szCs w:val="22"/>
              </w:rPr>
            </w:pPr>
            <w:r w:rsidRPr="00E212F6">
              <w:rPr>
                <w:rFonts w:ascii="Abadi" w:hAnsi="Abadi" w:cs="Mangal Pro"/>
                <w:color w:val="275317" w:themeColor="accent6" w:themeShade="80"/>
                <w:sz w:val="22"/>
                <w:szCs w:val="22"/>
              </w:rPr>
              <w:t>Pass</w:t>
            </w:r>
          </w:p>
        </w:tc>
        <w:tc>
          <w:tcPr>
            <w:tcW w:w="1559" w:type="dxa"/>
          </w:tcPr>
          <w:p w14:paraId="74C92D34" w14:textId="77777777" w:rsidR="00247759" w:rsidRPr="00AF36C7" w:rsidRDefault="00247759" w:rsidP="00247759">
            <w:pPr>
              <w:spacing w:line="276" w:lineRule="auto"/>
              <w:rPr>
                <w:rFonts w:ascii="Abadi" w:hAnsi="Abadi" w:cs="Mangal Pro"/>
                <w:sz w:val="22"/>
                <w:szCs w:val="22"/>
              </w:rPr>
            </w:pPr>
          </w:p>
          <w:p w14:paraId="4C5A42FD" w14:textId="3518001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4C69B3CF" w14:textId="77777777" w:rsidR="00247759" w:rsidRPr="00AF36C7" w:rsidRDefault="00247759" w:rsidP="00247759">
            <w:pPr>
              <w:spacing w:line="276" w:lineRule="auto"/>
              <w:jc w:val="center"/>
              <w:rPr>
                <w:rFonts w:ascii="Abadi" w:hAnsi="Abadi" w:cs="Mangal Pro"/>
                <w:sz w:val="22"/>
                <w:szCs w:val="22"/>
              </w:rPr>
            </w:pPr>
          </w:p>
          <w:p w14:paraId="14CF21B1" w14:textId="77777777" w:rsidR="00247759" w:rsidRPr="00AF36C7" w:rsidRDefault="00247759" w:rsidP="00247759">
            <w:pPr>
              <w:spacing w:line="276" w:lineRule="auto"/>
              <w:jc w:val="center"/>
              <w:rPr>
                <w:rFonts w:ascii="Abadi" w:hAnsi="Abadi" w:cs="Mangal Pro"/>
                <w:sz w:val="22"/>
                <w:szCs w:val="22"/>
              </w:rPr>
            </w:pPr>
          </w:p>
          <w:p w14:paraId="3DC8D3EE" w14:textId="0E23F73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8461593" wp14:editId="5EFDEC51">
                  <wp:extent cx="1733299" cy="153030"/>
                  <wp:effectExtent l="0" t="0" r="635" b="0"/>
                  <wp:docPr id="187765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52284" name=""/>
                          <pic:cNvPicPr/>
                        </pic:nvPicPr>
                        <pic:blipFill>
                          <a:blip r:embed="rId44"/>
                          <a:stretch>
                            <a:fillRect/>
                          </a:stretch>
                        </pic:blipFill>
                        <pic:spPr>
                          <a:xfrm>
                            <a:off x="0" y="0"/>
                            <a:ext cx="1864070" cy="164576"/>
                          </a:xfrm>
                          <a:prstGeom prst="rect">
                            <a:avLst/>
                          </a:prstGeom>
                        </pic:spPr>
                      </pic:pic>
                    </a:graphicData>
                  </a:graphic>
                </wp:inline>
              </w:drawing>
            </w:r>
          </w:p>
        </w:tc>
      </w:tr>
      <w:tr w:rsidR="00247759" w:rsidRPr="00AF36C7" w14:paraId="0138042D" w14:textId="77777777" w:rsidTr="00770850">
        <w:tc>
          <w:tcPr>
            <w:tcW w:w="1351" w:type="dxa"/>
            <w:vMerge w:val="restart"/>
          </w:tcPr>
          <w:p w14:paraId="05BAB460" w14:textId="77777777" w:rsidR="00247759" w:rsidRPr="00AF36C7" w:rsidRDefault="00247759" w:rsidP="00247759">
            <w:pPr>
              <w:spacing w:line="276" w:lineRule="auto"/>
              <w:jc w:val="center"/>
              <w:rPr>
                <w:rFonts w:ascii="Abadi" w:hAnsi="Abadi" w:cs="Mangal Pro"/>
                <w:sz w:val="22"/>
                <w:szCs w:val="22"/>
              </w:rPr>
            </w:pPr>
          </w:p>
          <w:p w14:paraId="66A67182" w14:textId="77777777" w:rsidR="00247759" w:rsidRPr="00AF36C7" w:rsidRDefault="00247759" w:rsidP="00247759">
            <w:pPr>
              <w:spacing w:line="276" w:lineRule="auto"/>
              <w:jc w:val="center"/>
              <w:rPr>
                <w:rFonts w:ascii="Abadi" w:hAnsi="Abadi" w:cs="Mangal Pro"/>
                <w:sz w:val="22"/>
                <w:szCs w:val="22"/>
              </w:rPr>
            </w:pPr>
          </w:p>
          <w:p w14:paraId="1A5D6FA1" w14:textId="77777777" w:rsidR="00247759" w:rsidRPr="00AF36C7" w:rsidRDefault="00247759" w:rsidP="00247759">
            <w:pPr>
              <w:spacing w:line="276" w:lineRule="auto"/>
              <w:jc w:val="center"/>
              <w:rPr>
                <w:rFonts w:ascii="Abadi" w:hAnsi="Abadi" w:cs="Mangal Pro"/>
                <w:sz w:val="22"/>
                <w:szCs w:val="22"/>
              </w:rPr>
            </w:pPr>
          </w:p>
          <w:p w14:paraId="17503029" w14:textId="0D904071"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55" w:type="dxa"/>
          </w:tcPr>
          <w:p w14:paraId="7A545435" w14:textId="27BF758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website logo image</w:t>
            </w:r>
          </w:p>
        </w:tc>
        <w:tc>
          <w:tcPr>
            <w:tcW w:w="1692" w:type="dxa"/>
          </w:tcPr>
          <w:p w14:paraId="102F61C1" w14:textId="1758DEA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Website logo displays</w:t>
            </w:r>
          </w:p>
        </w:tc>
        <w:tc>
          <w:tcPr>
            <w:tcW w:w="709" w:type="dxa"/>
            <w:shd w:val="clear" w:color="auto" w:fill="FAE2D5" w:themeFill="accent2" w:themeFillTint="33"/>
          </w:tcPr>
          <w:p w14:paraId="2DD3AC81" w14:textId="77777777" w:rsidR="00247759" w:rsidRPr="00AF36C7" w:rsidRDefault="00247759" w:rsidP="00247759">
            <w:pPr>
              <w:spacing w:line="276" w:lineRule="auto"/>
              <w:jc w:val="center"/>
              <w:rPr>
                <w:rFonts w:ascii="Abadi" w:hAnsi="Abadi" w:cs="Mangal Pro"/>
                <w:sz w:val="22"/>
                <w:szCs w:val="22"/>
              </w:rPr>
            </w:pPr>
          </w:p>
          <w:p w14:paraId="04C5DD31" w14:textId="3E7BC8D0"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59" w:type="dxa"/>
          </w:tcPr>
          <w:p w14:paraId="35C35D7E" w14:textId="69DD7E6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not set float of image</w:t>
            </w:r>
          </w:p>
        </w:tc>
        <w:tc>
          <w:tcPr>
            <w:tcW w:w="3119" w:type="dxa"/>
          </w:tcPr>
          <w:p w14:paraId="22E6898F" w14:textId="334E568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Set float of logo image to left</w:t>
            </w:r>
          </w:p>
        </w:tc>
      </w:tr>
      <w:tr w:rsidR="00247759" w:rsidRPr="00AF36C7" w14:paraId="5445D9B3" w14:textId="77777777" w:rsidTr="00151FBF">
        <w:tc>
          <w:tcPr>
            <w:tcW w:w="1351" w:type="dxa"/>
            <w:vMerge/>
          </w:tcPr>
          <w:p w14:paraId="78AA852C" w14:textId="49E287A9" w:rsidR="00247759" w:rsidRPr="00AF36C7" w:rsidRDefault="00247759" w:rsidP="00247759">
            <w:pPr>
              <w:spacing w:line="276" w:lineRule="auto"/>
              <w:jc w:val="center"/>
              <w:rPr>
                <w:rFonts w:ascii="Abadi" w:hAnsi="Abadi" w:cs="Mangal Pro"/>
                <w:sz w:val="22"/>
                <w:szCs w:val="22"/>
              </w:rPr>
            </w:pPr>
          </w:p>
        </w:tc>
        <w:tc>
          <w:tcPr>
            <w:tcW w:w="2055" w:type="dxa"/>
          </w:tcPr>
          <w:p w14:paraId="76C5BC49"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‘Introduction’ to ‘Overview’</w:t>
            </w:r>
          </w:p>
          <w:p w14:paraId="40C3DF5F" w14:textId="1574E15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Updated ‘Overview’ </w:t>
            </w:r>
            <w:r w:rsidRPr="00AF36C7">
              <w:rPr>
                <w:rFonts w:ascii="Abadi" w:hAnsi="Abadi" w:cs="Mangal Pro"/>
                <w:sz w:val="22"/>
                <w:szCs w:val="22"/>
              </w:rPr>
              <w:lastRenderedPageBreak/>
              <w:t>hyperlink to ‘overview.html’</w:t>
            </w:r>
          </w:p>
        </w:tc>
        <w:tc>
          <w:tcPr>
            <w:tcW w:w="1692" w:type="dxa"/>
          </w:tcPr>
          <w:p w14:paraId="529C67C5"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lastRenderedPageBreak/>
              <w:t>- ‘Overview’ displays</w:t>
            </w:r>
          </w:p>
          <w:p w14:paraId="355D190D" w14:textId="67D1B80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Overview Page displays once </w:t>
            </w:r>
            <w:r w:rsidRPr="00AF36C7">
              <w:rPr>
                <w:rFonts w:ascii="Abadi" w:hAnsi="Abadi" w:cs="Mangal Pro"/>
                <w:sz w:val="22"/>
                <w:szCs w:val="22"/>
              </w:rPr>
              <w:lastRenderedPageBreak/>
              <w:t>‘Overview’ is clicked</w:t>
            </w:r>
          </w:p>
        </w:tc>
        <w:tc>
          <w:tcPr>
            <w:tcW w:w="709" w:type="dxa"/>
            <w:shd w:val="clear" w:color="auto" w:fill="D9F2D0" w:themeFill="accent6" w:themeFillTint="33"/>
          </w:tcPr>
          <w:p w14:paraId="1C133236"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508AF999"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4F96E3E2" w14:textId="1DB30273"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tcPr>
          <w:p w14:paraId="60F51793" w14:textId="77777777" w:rsidR="00247759" w:rsidRPr="00AF36C7" w:rsidRDefault="00247759" w:rsidP="00247759">
            <w:pPr>
              <w:spacing w:line="276" w:lineRule="auto"/>
              <w:rPr>
                <w:rFonts w:ascii="Abadi" w:hAnsi="Abadi" w:cs="Mangal Pro"/>
                <w:sz w:val="22"/>
                <w:szCs w:val="22"/>
              </w:rPr>
            </w:pPr>
          </w:p>
          <w:p w14:paraId="603BD96E" w14:textId="77777777" w:rsidR="00247759" w:rsidRPr="00AF36C7" w:rsidRDefault="00247759" w:rsidP="00247759">
            <w:pPr>
              <w:spacing w:line="276" w:lineRule="auto"/>
              <w:rPr>
                <w:rFonts w:ascii="Abadi" w:hAnsi="Abadi" w:cs="Mangal Pro"/>
                <w:sz w:val="22"/>
                <w:szCs w:val="22"/>
              </w:rPr>
            </w:pPr>
          </w:p>
          <w:p w14:paraId="6AB13EF9" w14:textId="617C3D7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3536C0CC" w14:textId="77777777" w:rsidR="00247759" w:rsidRPr="00AF36C7" w:rsidRDefault="00247759" w:rsidP="00247759">
            <w:pPr>
              <w:spacing w:line="276" w:lineRule="auto"/>
              <w:jc w:val="center"/>
              <w:rPr>
                <w:rFonts w:ascii="Abadi" w:hAnsi="Abadi" w:cs="Mangal Pro"/>
                <w:sz w:val="22"/>
                <w:szCs w:val="22"/>
              </w:rPr>
            </w:pPr>
          </w:p>
          <w:p w14:paraId="60567248" w14:textId="77777777" w:rsidR="00247759" w:rsidRPr="00AF36C7" w:rsidRDefault="00247759" w:rsidP="00247759">
            <w:pPr>
              <w:spacing w:line="276" w:lineRule="auto"/>
              <w:jc w:val="center"/>
              <w:rPr>
                <w:rFonts w:ascii="Abadi" w:hAnsi="Abadi" w:cs="Mangal Pro"/>
                <w:sz w:val="22"/>
                <w:szCs w:val="22"/>
              </w:rPr>
            </w:pPr>
          </w:p>
          <w:p w14:paraId="5BFDF985" w14:textId="77777777" w:rsidR="00247759" w:rsidRPr="00AF36C7" w:rsidRDefault="00247759" w:rsidP="00247759">
            <w:pPr>
              <w:spacing w:line="276" w:lineRule="auto"/>
              <w:jc w:val="center"/>
              <w:rPr>
                <w:rFonts w:ascii="Abadi" w:hAnsi="Abadi" w:cs="Mangal Pro"/>
                <w:sz w:val="22"/>
                <w:szCs w:val="22"/>
              </w:rPr>
            </w:pPr>
          </w:p>
          <w:p w14:paraId="2CC9C98C" w14:textId="108F30F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2D779FF9" wp14:editId="427DDF70">
                  <wp:extent cx="1735056" cy="169770"/>
                  <wp:effectExtent l="0" t="0" r="0" b="1905"/>
                  <wp:docPr id="1673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772" name=""/>
                          <pic:cNvPicPr/>
                        </pic:nvPicPr>
                        <pic:blipFill>
                          <a:blip r:embed="rId45"/>
                          <a:stretch>
                            <a:fillRect/>
                          </a:stretch>
                        </pic:blipFill>
                        <pic:spPr>
                          <a:xfrm>
                            <a:off x="0" y="0"/>
                            <a:ext cx="2030643" cy="198692"/>
                          </a:xfrm>
                          <a:prstGeom prst="rect">
                            <a:avLst/>
                          </a:prstGeom>
                        </pic:spPr>
                      </pic:pic>
                    </a:graphicData>
                  </a:graphic>
                </wp:inline>
              </w:drawing>
            </w:r>
          </w:p>
        </w:tc>
      </w:tr>
      <w:tr w:rsidR="00247759" w:rsidRPr="00AF36C7" w14:paraId="46CBDE8E" w14:textId="77777777" w:rsidTr="00151FBF">
        <w:tc>
          <w:tcPr>
            <w:tcW w:w="1351" w:type="dxa"/>
          </w:tcPr>
          <w:p w14:paraId="1AEBEC57" w14:textId="1070006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Overview Page</w:t>
            </w:r>
          </w:p>
        </w:tc>
        <w:tc>
          <w:tcPr>
            <w:tcW w:w="2055" w:type="dxa"/>
          </w:tcPr>
          <w:p w14:paraId="7C1D9915" w14:textId="599A5F9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file name to ‘overview.html’</w:t>
            </w:r>
          </w:p>
        </w:tc>
        <w:tc>
          <w:tcPr>
            <w:tcW w:w="1692" w:type="dxa"/>
          </w:tcPr>
          <w:p w14:paraId="2AF8312C" w14:textId="6D7AA09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New file name displays</w:t>
            </w:r>
          </w:p>
        </w:tc>
        <w:tc>
          <w:tcPr>
            <w:tcW w:w="709" w:type="dxa"/>
            <w:shd w:val="clear" w:color="auto" w:fill="D9F2D0" w:themeFill="accent6" w:themeFillTint="33"/>
          </w:tcPr>
          <w:p w14:paraId="12D457D7" w14:textId="23D7550B"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tcPr>
          <w:p w14:paraId="0041B70F" w14:textId="032DB230"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Renamed file</w:t>
            </w:r>
          </w:p>
        </w:tc>
        <w:tc>
          <w:tcPr>
            <w:tcW w:w="3119" w:type="dxa"/>
          </w:tcPr>
          <w:p w14:paraId="74186754" w14:textId="77777777" w:rsidR="00247759" w:rsidRPr="00AF36C7" w:rsidRDefault="00247759" w:rsidP="00247759">
            <w:pPr>
              <w:spacing w:line="276" w:lineRule="auto"/>
              <w:jc w:val="center"/>
              <w:rPr>
                <w:rFonts w:ascii="Abadi" w:hAnsi="Abadi" w:cs="Mangal Pro"/>
                <w:sz w:val="22"/>
                <w:szCs w:val="22"/>
              </w:rPr>
            </w:pPr>
          </w:p>
          <w:p w14:paraId="13891835" w14:textId="656604E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15D7588E" wp14:editId="016D075F">
                  <wp:extent cx="1735056" cy="169770"/>
                  <wp:effectExtent l="0" t="0" r="0" b="1905"/>
                  <wp:docPr id="11291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772" name=""/>
                          <pic:cNvPicPr/>
                        </pic:nvPicPr>
                        <pic:blipFill>
                          <a:blip r:embed="rId45"/>
                          <a:stretch>
                            <a:fillRect/>
                          </a:stretch>
                        </pic:blipFill>
                        <pic:spPr>
                          <a:xfrm>
                            <a:off x="0" y="0"/>
                            <a:ext cx="2030643" cy="198692"/>
                          </a:xfrm>
                          <a:prstGeom prst="rect">
                            <a:avLst/>
                          </a:prstGeom>
                        </pic:spPr>
                      </pic:pic>
                    </a:graphicData>
                  </a:graphic>
                </wp:inline>
              </w:drawing>
            </w:r>
          </w:p>
          <w:p w14:paraId="42C97CF7" w14:textId="5A42BEA3" w:rsidR="00247759" w:rsidRPr="00AF36C7" w:rsidRDefault="00247759" w:rsidP="00247759">
            <w:pPr>
              <w:spacing w:line="276" w:lineRule="auto"/>
              <w:rPr>
                <w:rFonts w:ascii="Abadi" w:hAnsi="Abadi" w:cs="Mangal Pro"/>
                <w:sz w:val="22"/>
                <w:szCs w:val="22"/>
              </w:rPr>
            </w:pPr>
          </w:p>
        </w:tc>
      </w:tr>
    </w:tbl>
    <w:p w14:paraId="2ECB29E3" w14:textId="77777777" w:rsidR="002E19C9" w:rsidRPr="00AF36C7" w:rsidRDefault="002E19C9" w:rsidP="002E19C9">
      <w:pPr>
        <w:spacing w:line="276" w:lineRule="auto"/>
        <w:jc w:val="both"/>
        <w:rPr>
          <w:rFonts w:ascii="Abadi" w:hAnsi="Abadi" w:cs="Mangal Pro"/>
          <w:b/>
          <w:bCs/>
          <w:sz w:val="22"/>
          <w:szCs w:val="22"/>
        </w:rPr>
      </w:pPr>
    </w:p>
    <w:p w14:paraId="5EE0EEAA" w14:textId="150B3652" w:rsidR="002E19C9" w:rsidRPr="00AF36C7" w:rsidRDefault="002E19C9" w:rsidP="002E19C9">
      <w:pPr>
        <w:spacing w:line="276" w:lineRule="auto"/>
        <w:jc w:val="both"/>
        <w:rPr>
          <w:rFonts w:ascii="Abadi" w:hAnsi="Abadi" w:cs="Mangal Pro"/>
          <w:b/>
          <w:bCs/>
          <w:sz w:val="22"/>
          <w:szCs w:val="22"/>
        </w:rPr>
      </w:pPr>
      <w:r w:rsidRPr="00AF36C7">
        <w:rPr>
          <w:rFonts w:ascii="Abadi" w:hAnsi="Abadi" w:cs="Mangal Pro"/>
          <w:b/>
          <w:bCs/>
          <w:sz w:val="22"/>
          <w:szCs w:val="22"/>
        </w:rPr>
        <w:t xml:space="preserve">Iteration 6 – </w:t>
      </w:r>
      <w:r w:rsidR="000874A0" w:rsidRPr="00AF36C7">
        <w:rPr>
          <w:rFonts w:ascii="Abadi" w:hAnsi="Abadi" w:cs="Mangal Pro"/>
          <w:b/>
          <w:bCs/>
          <w:sz w:val="22"/>
          <w:szCs w:val="22"/>
        </w:rPr>
        <w:t>7</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55"/>
        <w:gridCol w:w="1692"/>
        <w:gridCol w:w="709"/>
        <w:gridCol w:w="1559"/>
        <w:gridCol w:w="3119"/>
      </w:tblGrid>
      <w:tr w:rsidR="00247759" w:rsidRPr="00AF36C7" w14:paraId="77923BB1" w14:textId="77777777" w:rsidTr="00151FBF">
        <w:tc>
          <w:tcPr>
            <w:tcW w:w="1351" w:type="dxa"/>
          </w:tcPr>
          <w:p w14:paraId="7630E385"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55" w:type="dxa"/>
          </w:tcPr>
          <w:p w14:paraId="4C955782"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692" w:type="dxa"/>
          </w:tcPr>
          <w:p w14:paraId="184AE92D"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709" w:type="dxa"/>
          </w:tcPr>
          <w:p w14:paraId="3CA00B3D"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0C488949" w14:textId="62DBF6C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59" w:type="dxa"/>
          </w:tcPr>
          <w:p w14:paraId="55C76147"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7EEFA827"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5AD6A559" w14:textId="4B12D96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771EE9AA" w14:textId="77777777" w:rsidTr="00A43995">
        <w:tc>
          <w:tcPr>
            <w:tcW w:w="1351" w:type="dxa"/>
            <w:vMerge w:val="restart"/>
          </w:tcPr>
          <w:p w14:paraId="5D935A21" w14:textId="77777777" w:rsidR="00247759" w:rsidRPr="00AF36C7" w:rsidRDefault="00247759" w:rsidP="00247759">
            <w:pPr>
              <w:spacing w:line="276" w:lineRule="auto"/>
              <w:jc w:val="center"/>
              <w:rPr>
                <w:rFonts w:ascii="Abadi" w:hAnsi="Abadi" w:cs="Mangal Pro"/>
                <w:sz w:val="22"/>
                <w:szCs w:val="22"/>
              </w:rPr>
            </w:pPr>
          </w:p>
          <w:p w14:paraId="01752B51" w14:textId="77777777" w:rsidR="00247759" w:rsidRPr="00AF36C7" w:rsidRDefault="00247759" w:rsidP="00247759">
            <w:pPr>
              <w:spacing w:line="276" w:lineRule="auto"/>
              <w:jc w:val="center"/>
              <w:rPr>
                <w:rFonts w:ascii="Abadi" w:hAnsi="Abadi" w:cs="Mangal Pro"/>
                <w:sz w:val="22"/>
                <w:szCs w:val="22"/>
              </w:rPr>
            </w:pPr>
          </w:p>
          <w:p w14:paraId="5AC012BB" w14:textId="77777777" w:rsidR="00247759" w:rsidRPr="00AF36C7" w:rsidRDefault="00247759" w:rsidP="00247759">
            <w:pPr>
              <w:spacing w:line="276" w:lineRule="auto"/>
              <w:jc w:val="center"/>
              <w:rPr>
                <w:rFonts w:ascii="Abadi" w:hAnsi="Abadi" w:cs="Mangal Pro"/>
                <w:sz w:val="22"/>
                <w:szCs w:val="22"/>
              </w:rPr>
            </w:pPr>
          </w:p>
          <w:p w14:paraId="09EE87C5" w14:textId="77777777" w:rsidR="00247759" w:rsidRPr="00AF36C7" w:rsidRDefault="00247759" w:rsidP="00247759">
            <w:pPr>
              <w:spacing w:line="276" w:lineRule="auto"/>
              <w:jc w:val="center"/>
              <w:rPr>
                <w:rFonts w:ascii="Abadi" w:hAnsi="Abadi" w:cs="Mangal Pro"/>
                <w:sz w:val="22"/>
                <w:szCs w:val="22"/>
              </w:rPr>
            </w:pPr>
          </w:p>
          <w:p w14:paraId="3FD941C7" w14:textId="159B829D"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55" w:type="dxa"/>
          </w:tcPr>
          <w:p w14:paraId="5F800CA1" w14:textId="77777777" w:rsidR="00247759" w:rsidRPr="00AF36C7" w:rsidRDefault="00247759" w:rsidP="00247759">
            <w:pPr>
              <w:spacing w:line="276" w:lineRule="auto"/>
              <w:rPr>
                <w:rFonts w:ascii="Abadi" w:hAnsi="Abadi" w:cs="Mangal Pro"/>
                <w:sz w:val="22"/>
                <w:szCs w:val="22"/>
              </w:rPr>
            </w:pPr>
          </w:p>
          <w:p w14:paraId="0CBD3E32" w14:textId="4F61313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Set website logo image float to left</w:t>
            </w:r>
          </w:p>
        </w:tc>
        <w:tc>
          <w:tcPr>
            <w:tcW w:w="1692" w:type="dxa"/>
          </w:tcPr>
          <w:p w14:paraId="2164AEBF" w14:textId="77777777" w:rsidR="00247759" w:rsidRPr="00AF36C7" w:rsidRDefault="00247759" w:rsidP="00247759">
            <w:pPr>
              <w:spacing w:line="276" w:lineRule="auto"/>
              <w:rPr>
                <w:rFonts w:ascii="Abadi" w:hAnsi="Abadi" w:cs="Mangal Pro"/>
                <w:sz w:val="22"/>
                <w:szCs w:val="22"/>
              </w:rPr>
            </w:pPr>
          </w:p>
          <w:p w14:paraId="5307C1E7" w14:textId="723A58B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Website logo displays at left</w:t>
            </w:r>
          </w:p>
        </w:tc>
        <w:tc>
          <w:tcPr>
            <w:tcW w:w="709" w:type="dxa"/>
            <w:vMerge w:val="restart"/>
            <w:shd w:val="clear" w:color="auto" w:fill="D9F2D0" w:themeFill="accent6" w:themeFillTint="33"/>
          </w:tcPr>
          <w:p w14:paraId="744FB93B"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62099EF8"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5DC46A36"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74827BA8" w14:textId="532B7CD2"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vMerge w:val="restart"/>
          </w:tcPr>
          <w:p w14:paraId="028515E8" w14:textId="77777777" w:rsidR="00247759" w:rsidRPr="00AF36C7" w:rsidRDefault="00247759" w:rsidP="00247759">
            <w:pPr>
              <w:spacing w:line="276" w:lineRule="auto"/>
              <w:rPr>
                <w:rFonts w:ascii="Abadi" w:hAnsi="Abadi" w:cs="Mangal Pro"/>
                <w:sz w:val="22"/>
                <w:szCs w:val="22"/>
              </w:rPr>
            </w:pPr>
          </w:p>
          <w:p w14:paraId="6E163061" w14:textId="77777777" w:rsidR="00247759" w:rsidRPr="00AF36C7" w:rsidRDefault="00247759" w:rsidP="00247759">
            <w:pPr>
              <w:spacing w:line="276" w:lineRule="auto"/>
              <w:rPr>
                <w:rFonts w:ascii="Abadi" w:hAnsi="Abadi" w:cs="Mangal Pro"/>
                <w:sz w:val="22"/>
                <w:szCs w:val="22"/>
              </w:rPr>
            </w:pPr>
          </w:p>
          <w:p w14:paraId="2A3C4237" w14:textId="77777777" w:rsidR="00247759" w:rsidRPr="00AF36C7" w:rsidRDefault="00247759" w:rsidP="00247759">
            <w:pPr>
              <w:spacing w:line="276" w:lineRule="auto"/>
              <w:rPr>
                <w:rFonts w:ascii="Abadi" w:hAnsi="Abadi" w:cs="Mangal Pro"/>
                <w:sz w:val="22"/>
                <w:szCs w:val="22"/>
              </w:rPr>
            </w:pPr>
          </w:p>
          <w:p w14:paraId="4CCEDDBB" w14:textId="644AF23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vMerge w:val="restart"/>
          </w:tcPr>
          <w:p w14:paraId="2874A669"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2C76FE86" wp14:editId="0F9FE6B0">
                  <wp:extent cx="1777894" cy="223200"/>
                  <wp:effectExtent l="0" t="0" r="0" b="5715"/>
                  <wp:docPr id="125991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17384" name=""/>
                          <pic:cNvPicPr/>
                        </pic:nvPicPr>
                        <pic:blipFill>
                          <a:blip r:embed="rId46"/>
                          <a:stretch>
                            <a:fillRect/>
                          </a:stretch>
                        </pic:blipFill>
                        <pic:spPr>
                          <a:xfrm>
                            <a:off x="0" y="0"/>
                            <a:ext cx="1954076" cy="245318"/>
                          </a:xfrm>
                          <a:prstGeom prst="rect">
                            <a:avLst/>
                          </a:prstGeom>
                        </pic:spPr>
                      </pic:pic>
                    </a:graphicData>
                  </a:graphic>
                </wp:inline>
              </w:drawing>
            </w:r>
          </w:p>
          <w:p w14:paraId="371D38F5" w14:textId="2E9280BC"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45617B92" wp14:editId="1F9B8865">
                  <wp:extent cx="1774190" cy="1202400"/>
                  <wp:effectExtent l="0" t="0" r="0" b="0"/>
                  <wp:docPr id="30673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36206" name=""/>
                          <pic:cNvPicPr/>
                        </pic:nvPicPr>
                        <pic:blipFill>
                          <a:blip r:embed="rId47"/>
                          <a:stretch>
                            <a:fillRect/>
                          </a:stretch>
                        </pic:blipFill>
                        <pic:spPr>
                          <a:xfrm>
                            <a:off x="0" y="0"/>
                            <a:ext cx="1786588" cy="1210802"/>
                          </a:xfrm>
                          <a:prstGeom prst="rect">
                            <a:avLst/>
                          </a:prstGeom>
                        </pic:spPr>
                      </pic:pic>
                    </a:graphicData>
                  </a:graphic>
                </wp:inline>
              </w:drawing>
            </w:r>
          </w:p>
        </w:tc>
      </w:tr>
      <w:tr w:rsidR="00247759" w:rsidRPr="00AF36C7" w14:paraId="52BCD09A" w14:textId="77777777" w:rsidTr="00A43995">
        <w:tc>
          <w:tcPr>
            <w:tcW w:w="1351" w:type="dxa"/>
            <w:vMerge/>
          </w:tcPr>
          <w:p w14:paraId="178C3A11" w14:textId="77777777" w:rsidR="00247759" w:rsidRPr="00AF36C7" w:rsidRDefault="00247759" w:rsidP="00247759">
            <w:pPr>
              <w:spacing w:line="276" w:lineRule="auto"/>
              <w:jc w:val="center"/>
              <w:rPr>
                <w:rFonts w:ascii="Abadi" w:hAnsi="Abadi" w:cs="Mangal Pro"/>
                <w:sz w:val="22"/>
                <w:szCs w:val="22"/>
              </w:rPr>
            </w:pPr>
          </w:p>
        </w:tc>
        <w:tc>
          <w:tcPr>
            <w:tcW w:w="2055" w:type="dxa"/>
          </w:tcPr>
          <w:p w14:paraId="2CD67801" w14:textId="77777777" w:rsidR="00247759" w:rsidRPr="00AF36C7" w:rsidRDefault="00247759" w:rsidP="00247759">
            <w:pPr>
              <w:spacing w:line="276" w:lineRule="auto"/>
              <w:rPr>
                <w:rFonts w:ascii="Abadi" w:hAnsi="Abadi" w:cs="Mangal Pro"/>
                <w:sz w:val="22"/>
                <w:szCs w:val="22"/>
              </w:rPr>
            </w:pPr>
          </w:p>
          <w:p w14:paraId="799C4F53" w14:textId="209C723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Made page texts change colour when hovered by cursor</w:t>
            </w:r>
          </w:p>
        </w:tc>
        <w:tc>
          <w:tcPr>
            <w:tcW w:w="1692" w:type="dxa"/>
          </w:tcPr>
          <w:p w14:paraId="7C9C2958" w14:textId="4FBCFF5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Page texts change colour (white to yellow orange) when hovered by cursor</w:t>
            </w:r>
          </w:p>
        </w:tc>
        <w:tc>
          <w:tcPr>
            <w:tcW w:w="709" w:type="dxa"/>
            <w:vMerge/>
            <w:shd w:val="clear" w:color="auto" w:fill="D9F2D0" w:themeFill="accent6" w:themeFillTint="33"/>
          </w:tcPr>
          <w:p w14:paraId="0DEB2176"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tc>
        <w:tc>
          <w:tcPr>
            <w:tcW w:w="1559" w:type="dxa"/>
            <w:vMerge/>
          </w:tcPr>
          <w:p w14:paraId="106F7586" w14:textId="77777777" w:rsidR="00247759" w:rsidRPr="00AF36C7" w:rsidRDefault="00247759" w:rsidP="00247759">
            <w:pPr>
              <w:spacing w:line="276" w:lineRule="auto"/>
              <w:rPr>
                <w:rFonts w:ascii="Abadi" w:hAnsi="Abadi" w:cs="Mangal Pro"/>
                <w:sz w:val="22"/>
                <w:szCs w:val="22"/>
              </w:rPr>
            </w:pPr>
          </w:p>
        </w:tc>
        <w:tc>
          <w:tcPr>
            <w:tcW w:w="3119" w:type="dxa"/>
            <w:vMerge/>
          </w:tcPr>
          <w:p w14:paraId="1EFC5E5D" w14:textId="77777777" w:rsidR="00247759" w:rsidRPr="00AF36C7" w:rsidRDefault="00247759" w:rsidP="00247759">
            <w:pPr>
              <w:spacing w:line="276" w:lineRule="auto"/>
              <w:jc w:val="center"/>
              <w:rPr>
                <w:rFonts w:ascii="Abadi" w:hAnsi="Abadi" w:cs="Mangal Pro"/>
                <w:sz w:val="22"/>
                <w:szCs w:val="22"/>
              </w:rPr>
            </w:pPr>
          </w:p>
        </w:tc>
      </w:tr>
      <w:tr w:rsidR="00247759" w:rsidRPr="00AF36C7" w14:paraId="6CF75EA1" w14:textId="77777777" w:rsidTr="00151FBF">
        <w:tc>
          <w:tcPr>
            <w:tcW w:w="1351" w:type="dxa"/>
          </w:tcPr>
          <w:p w14:paraId="7C1201D8" w14:textId="77777777" w:rsidR="00247759" w:rsidRPr="00AF36C7" w:rsidRDefault="00247759" w:rsidP="00247759">
            <w:pPr>
              <w:spacing w:line="276" w:lineRule="auto"/>
              <w:jc w:val="center"/>
              <w:rPr>
                <w:rFonts w:ascii="Abadi" w:hAnsi="Abadi" w:cs="Mangal Pro"/>
                <w:sz w:val="22"/>
                <w:szCs w:val="22"/>
              </w:rPr>
            </w:pPr>
          </w:p>
          <w:p w14:paraId="59DDBF0B" w14:textId="77777777" w:rsidR="00247759" w:rsidRPr="00AF36C7" w:rsidRDefault="00247759" w:rsidP="00247759">
            <w:pPr>
              <w:spacing w:line="276" w:lineRule="auto"/>
              <w:jc w:val="center"/>
              <w:rPr>
                <w:rFonts w:ascii="Abadi" w:hAnsi="Abadi" w:cs="Mangal Pro"/>
                <w:sz w:val="22"/>
                <w:szCs w:val="22"/>
              </w:rPr>
            </w:pPr>
          </w:p>
          <w:p w14:paraId="2AF6E157" w14:textId="77777777" w:rsidR="00247759" w:rsidRPr="00AF36C7" w:rsidRDefault="00247759" w:rsidP="00247759">
            <w:pPr>
              <w:spacing w:line="276" w:lineRule="auto"/>
              <w:jc w:val="center"/>
              <w:rPr>
                <w:rFonts w:ascii="Abadi" w:hAnsi="Abadi" w:cs="Mangal Pro"/>
                <w:sz w:val="22"/>
                <w:szCs w:val="22"/>
              </w:rPr>
            </w:pPr>
          </w:p>
          <w:p w14:paraId="5C2F8000" w14:textId="77777777" w:rsidR="00247759" w:rsidRPr="00AF36C7" w:rsidRDefault="00247759" w:rsidP="00247759">
            <w:pPr>
              <w:spacing w:line="276" w:lineRule="auto"/>
              <w:jc w:val="center"/>
              <w:rPr>
                <w:rFonts w:ascii="Abadi" w:hAnsi="Abadi" w:cs="Mangal Pro"/>
                <w:sz w:val="22"/>
                <w:szCs w:val="22"/>
              </w:rPr>
            </w:pPr>
          </w:p>
          <w:p w14:paraId="4B6EFBA0" w14:textId="254E5F16"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Overview Page</w:t>
            </w:r>
          </w:p>
        </w:tc>
        <w:tc>
          <w:tcPr>
            <w:tcW w:w="2055" w:type="dxa"/>
          </w:tcPr>
          <w:p w14:paraId="4AA295B9" w14:textId="77777777" w:rsidR="00247759" w:rsidRPr="00AF36C7" w:rsidRDefault="00247759" w:rsidP="00247759">
            <w:pPr>
              <w:spacing w:line="276" w:lineRule="auto"/>
              <w:rPr>
                <w:rFonts w:ascii="Abadi" w:hAnsi="Abadi" w:cs="Mangal Pro"/>
                <w:sz w:val="22"/>
                <w:szCs w:val="22"/>
              </w:rPr>
            </w:pPr>
          </w:p>
          <w:p w14:paraId="5A56C607"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Added heading </w:t>
            </w:r>
          </w:p>
          <w:p w14:paraId="4DF7E2FE"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subheading for step blocks</w:t>
            </w:r>
          </w:p>
          <w:p w14:paraId="39CC0C0E"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text paragraph for step blocks</w:t>
            </w:r>
          </w:p>
          <w:p w14:paraId="7BB81192" w14:textId="63F7507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‘Try It Out’ button</w:t>
            </w:r>
          </w:p>
        </w:tc>
        <w:tc>
          <w:tcPr>
            <w:tcW w:w="1692" w:type="dxa"/>
          </w:tcPr>
          <w:p w14:paraId="21D8090E" w14:textId="77777777" w:rsidR="00247759" w:rsidRPr="00AF36C7" w:rsidRDefault="00247759" w:rsidP="00247759">
            <w:pPr>
              <w:spacing w:line="276" w:lineRule="auto"/>
              <w:rPr>
                <w:rFonts w:ascii="Abadi" w:hAnsi="Abadi" w:cs="Mangal Pro"/>
                <w:sz w:val="22"/>
                <w:szCs w:val="22"/>
              </w:rPr>
            </w:pPr>
          </w:p>
          <w:p w14:paraId="77E02DA8"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Heading displays </w:t>
            </w:r>
          </w:p>
          <w:p w14:paraId="6E44827C"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Subheadings display</w:t>
            </w:r>
          </w:p>
          <w:p w14:paraId="554EC402"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Text paragraphs display</w:t>
            </w:r>
          </w:p>
          <w:p w14:paraId="5F87162F" w14:textId="49C26F6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“Try It Out’ button displays</w:t>
            </w:r>
          </w:p>
        </w:tc>
        <w:tc>
          <w:tcPr>
            <w:tcW w:w="709" w:type="dxa"/>
            <w:shd w:val="clear" w:color="auto" w:fill="D9F2D0" w:themeFill="accent6" w:themeFillTint="33"/>
          </w:tcPr>
          <w:p w14:paraId="43385A65"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63F0B353"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241C60CE"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6FBA76A8"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5F66F13B"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5C6AE48F" w14:textId="0B415B59"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tcPr>
          <w:p w14:paraId="655A22EC" w14:textId="77777777" w:rsidR="00247759" w:rsidRPr="00AF36C7" w:rsidRDefault="00247759" w:rsidP="00247759">
            <w:pPr>
              <w:spacing w:line="276" w:lineRule="auto"/>
              <w:rPr>
                <w:rFonts w:ascii="Abadi" w:hAnsi="Abadi" w:cs="Mangal Pro"/>
                <w:sz w:val="22"/>
                <w:szCs w:val="22"/>
              </w:rPr>
            </w:pPr>
          </w:p>
          <w:p w14:paraId="4DFA9D69" w14:textId="77777777" w:rsidR="00247759" w:rsidRPr="00AF36C7" w:rsidRDefault="00247759" w:rsidP="00247759">
            <w:pPr>
              <w:spacing w:line="276" w:lineRule="auto"/>
              <w:rPr>
                <w:rFonts w:ascii="Abadi" w:hAnsi="Abadi" w:cs="Mangal Pro"/>
                <w:sz w:val="22"/>
                <w:szCs w:val="22"/>
              </w:rPr>
            </w:pPr>
          </w:p>
          <w:p w14:paraId="2275B1A5" w14:textId="77777777" w:rsidR="00247759" w:rsidRPr="00AF36C7" w:rsidRDefault="00247759" w:rsidP="00247759">
            <w:pPr>
              <w:spacing w:line="276" w:lineRule="auto"/>
              <w:rPr>
                <w:rFonts w:ascii="Abadi" w:hAnsi="Abadi" w:cs="Mangal Pro"/>
                <w:sz w:val="22"/>
                <w:szCs w:val="22"/>
              </w:rPr>
            </w:pPr>
          </w:p>
          <w:p w14:paraId="182CBB05" w14:textId="77777777" w:rsidR="00247759" w:rsidRPr="00AF36C7" w:rsidRDefault="00247759" w:rsidP="00247759">
            <w:pPr>
              <w:spacing w:line="276" w:lineRule="auto"/>
              <w:rPr>
                <w:rFonts w:ascii="Abadi" w:hAnsi="Abadi" w:cs="Mangal Pro"/>
                <w:sz w:val="22"/>
                <w:szCs w:val="22"/>
              </w:rPr>
            </w:pPr>
          </w:p>
          <w:p w14:paraId="0BCF39D7" w14:textId="070F6B8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27EA9232" w14:textId="759C3902"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543F951" wp14:editId="1BC04802">
                  <wp:extent cx="1792800" cy="841927"/>
                  <wp:effectExtent l="0" t="0" r="0" b="0"/>
                  <wp:docPr id="63962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6637" name=""/>
                          <pic:cNvPicPr/>
                        </pic:nvPicPr>
                        <pic:blipFill>
                          <a:blip r:embed="rId48"/>
                          <a:stretch>
                            <a:fillRect/>
                          </a:stretch>
                        </pic:blipFill>
                        <pic:spPr>
                          <a:xfrm>
                            <a:off x="0" y="0"/>
                            <a:ext cx="1815425" cy="852552"/>
                          </a:xfrm>
                          <a:prstGeom prst="rect">
                            <a:avLst/>
                          </a:prstGeom>
                        </pic:spPr>
                      </pic:pic>
                    </a:graphicData>
                  </a:graphic>
                </wp:inline>
              </w:drawing>
            </w:r>
            <w:r w:rsidRPr="00AF36C7">
              <w:rPr>
                <w:rFonts w:ascii="Abadi" w:hAnsi="Abadi"/>
                <w:noProof/>
              </w:rPr>
              <w:t xml:space="preserve"> </w:t>
            </w:r>
            <w:r w:rsidRPr="00AF36C7">
              <w:rPr>
                <w:rFonts w:ascii="Abadi" w:hAnsi="Abadi" w:cs="Mangal Pro"/>
                <w:noProof/>
                <w:sz w:val="22"/>
                <w:szCs w:val="22"/>
              </w:rPr>
              <w:drawing>
                <wp:inline distT="0" distB="0" distL="0" distR="0" wp14:anchorId="3A973551" wp14:editId="55E52DEE">
                  <wp:extent cx="1792800" cy="1031210"/>
                  <wp:effectExtent l="0" t="0" r="0" b="0"/>
                  <wp:docPr id="4004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4667" name=""/>
                          <pic:cNvPicPr/>
                        </pic:nvPicPr>
                        <pic:blipFill>
                          <a:blip r:embed="rId49"/>
                          <a:stretch>
                            <a:fillRect/>
                          </a:stretch>
                        </pic:blipFill>
                        <pic:spPr>
                          <a:xfrm>
                            <a:off x="0" y="0"/>
                            <a:ext cx="1811295" cy="1041848"/>
                          </a:xfrm>
                          <a:prstGeom prst="rect">
                            <a:avLst/>
                          </a:prstGeom>
                        </pic:spPr>
                      </pic:pic>
                    </a:graphicData>
                  </a:graphic>
                </wp:inline>
              </w:drawing>
            </w:r>
          </w:p>
        </w:tc>
      </w:tr>
      <w:tr w:rsidR="00247759" w:rsidRPr="00AF36C7" w14:paraId="45CC4733" w14:textId="77777777" w:rsidTr="00151FBF">
        <w:tc>
          <w:tcPr>
            <w:tcW w:w="1351" w:type="dxa"/>
          </w:tcPr>
          <w:p w14:paraId="5B826CB2" w14:textId="77777777" w:rsidR="00247759" w:rsidRPr="00AF36C7" w:rsidRDefault="00247759" w:rsidP="00247759">
            <w:pPr>
              <w:spacing w:line="276" w:lineRule="auto"/>
              <w:jc w:val="center"/>
              <w:rPr>
                <w:rFonts w:ascii="Abadi" w:hAnsi="Abadi" w:cs="Mangal Pro"/>
                <w:sz w:val="22"/>
                <w:szCs w:val="22"/>
              </w:rPr>
            </w:pPr>
          </w:p>
          <w:p w14:paraId="3590E0B3" w14:textId="77777777" w:rsidR="00247759" w:rsidRPr="00AF36C7" w:rsidRDefault="00247759" w:rsidP="00247759">
            <w:pPr>
              <w:spacing w:line="276" w:lineRule="auto"/>
              <w:jc w:val="center"/>
              <w:rPr>
                <w:rFonts w:ascii="Abadi" w:hAnsi="Abadi" w:cs="Mangal Pro"/>
                <w:sz w:val="22"/>
                <w:szCs w:val="22"/>
              </w:rPr>
            </w:pPr>
          </w:p>
          <w:p w14:paraId="12090C6C" w14:textId="77777777" w:rsidR="00247759" w:rsidRPr="00AF36C7" w:rsidRDefault="00247759" w:rsidP="00247759">
            <w:pPr>
              <w:spacing w:line="276" w:lineRule="auto"/>
              <w:jc w:val="center"/>
              <w:rPr>
                <w:rFonts w:ascii="Abadi" w:hAnsi="Abadi" w:cs="Mangal Pro"/>
                <w:sz w:val="22"/>
                <w:szCs w:val="22"/>
              </w:rPr>
            </w:pPr>
          </w:p>
          <w:p w14:paraId="002E331A" w14:textId="77777777" w:rsidR="00247759" w:rsidRPr="00AF36C7" w:rsidRDefault="00247759" w:rsidP="00247759">
            <w:pPr>
              <w:spacing w:line="276" w:lineRule="auto"/>
              <w:rPr>
                <w:rFonts w:ascii="Abadi" w:hAnsi="Abadi" w:cs="Mangal Pro"/>
                <w:sz w:val="22"/>
                <w:szCs w:val="22"/>
              </w:rPr>
            </w:pPr>
          </w:p>
          <w:p w14:paraId="31980AB9" w14:textId="66D80E5A"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Calculator Page</w:t>
            </w:r>
          </w:p>
        </w:tc>
        <w:tc>
          <w:tcPr>
            <w:tcW w:w="2055" w:type="dxa"/>
          </w:tcPr>
          <w:p w14:paraId="10E41A39" w14:textId="77777777" w:rsidR="00247759" w:rsidRPr="00AF36C7" w:rsidRDefault="00247759" w:rsidP="00247759">
            <w:pPr>
              <w:spacing w:line="276" w:lineRule="auto"/>
              <w:rPr>
                <w:rFonts w:ascii="Abadi" w:hAnsi="Abadi" w:cs="Mangal Pro"/>
                <w:sz w:val="22"/>
                <w:szCs w:val="22"/>
              </w:rPr>
            </w:pPr>
          </w:p>
          <w:p w14:paraId="308166AB" w14:textId="77777777" w:rsidR="00247759" w:rsidRPr="00AF36C7" w:rsidRDefault="00247759" w:rsidP="00247759">
            <w:pPr>
              <w:spacing w:line="276" w:lineRule="auto"/>
              <w:rPr>
                <w:rFonts w:ascii="Abadi" w:hAnsi="Abadi" w:cs="Mangal Pro"/>
                <w:sz w:val="22"/>
                <w:szCs w:val="22"/>
              </w:rPr>
            </w:pPr>
          </w:p>
          <w:p w14:paraId="718575EC"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calculator.html</w:t>
            </w:r>
          </w:p>
          <w:p w14:paraId="7A2C5939"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Copied the nav bar and footer from index.html</w:t>
            </w:r>
          </w:p>
          <w:p w14:paraId="6F8C7333" w14:textId="5074C87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styles.css to calculator.html</w:t>
            </w:r>
          </w:p>
          <w:p w14:paraId="19CEBF35" w14:textId="1F2B6C2D" w:rsidR="00247759" w:rsidRPr="00AF36C7" w:rsidRDefault="00247759" w:rsidP="00247759">
            <w:pPr>
              <w:spacing w:line="276" w:lineRule="auto"/>
              <w:rPr>
                <w:rFonts w:ascii="Abadi" w:hAnsi="Abadi" w:cs="Mangal Pro"/>
                <w:sz w:val="22"/>
                <w:szCs w:val="22"/>
              </w:rPr>
            </w:pPr>
          </w:p>
        </w:tc>
        <w:tc>
          <w:tcPr>
            <w:tcW w:w="1692" w:type="dxa"/>
          </w:tcPr>
          <w:p w14:paraId="2B8A22D1" w14:textId="77777777" w:rsidR="00247759" w:rsidRPr="00AF36C7" w:rsidRDefault="00247759" w:rsidP="00247759">
            <w:pPr>
              <w:spacing w:line="276" w:lineRule="auto"/>
              <w:rPr>
                <w:rFonts w:ascii="Abadi" w:hAnsi="Abadi" w:cs="Mangal Pro"/>
                <w:sz w:val="22"/>
                <w:szCs w:val="22"/>
              </w:rPr>
            </w:pPr>
          </w:p>
          <w:p w14:paraId="106EC6D2" w14:textId="77777777" w:rsidR="00247759" w:rsidRPr="00AF36C7" w:rsidRDefault="00247759" w:rsidP="00247759">
            <w:pPr>
              <w:spacing w:line="276" w:lineRule="auto"/>
              <w:rPr>
                <w:rFonts w:ascii="Abadi" w:hAnsi="Abadi" w:cs="Mangal Pro"/>
                <w:sz w:val="22"/>
                <w:szCs w:val="22"/>
              </w:rPr>
            </w:pPr>
          </w:p>
          <w:p w14:paraId="732C5573" w14:textId="77777777" w:rsidR="00247759" w:rsidRPr="00AF36C7" w:rsidRDefault="00247759" w:rsidP="00247759">
            <w:pPr>
              <w:spacing w:line="276" w:lineRule="auto"/>
              <w:rPr>
                <w:rFonts w:ascii="Abadi" w:hAnsi="Abadi" w:cs="Mangal Pro"/>
                <w:sz w:val="22"/>
                <w:szCs w:val="22"/>
              </w:rPr>
            </w:pPr>
          </w:p>
          <w:p w14:paraId="0600662A"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Nav bar displays</w:t>
            </w:r>
          </w:p>
          <w:p w14:paraId="6E254B10" w14:textId="585BFA8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Footer displays</w:t>
            </w:r>
          </w:p>
        </w:tc>
        <w:tc>
          <w:tcPr>
            <w:tcW w:w="709" w:type="dxa"/>
            <w:shd w:val="clear" w:color="auto" w:fill="D9F2D0" w:themeFill="accent6" w:themeFillTint="33"/>
          </w:tcPr>
          <w:p w14:paraId="27BD8AA4"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2D7C89B9"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1DBC5760"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5D70B732"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4830D148" w14:textId="77777777" w:rsidR="00247759" w:rsidRPr="00E212F6" w:rsidRDefault="00247759" w:rsidP="00247759">
            <w:pPr>
              <w:spacing w:line="276" w:lineRule="auto"/>
              <w:jc w:val="center"/>
              <w:rPr>
                <w:rFonts w:ascii="Abadi" w:hAnsi="Abadi" w:cs="Mangal Pro"/>
                <w:color w:val="275317" w:themeColor="accent6" w:themeShade="80"/>
                <w:sz w:val="22"/>
                <w:szCs w:val="22"/>
              </w:rPr>
            </w:pPr>
          </w:p>
          <w:p w14:paraId="13D98203" w14:textId="77777777" w:rsidR="00247759" w:rsidRPr="00E212F6" w:rsidRDefault="00247759" w:rsidP="00247759">
            <w:pPr>
              <w:spacing w:line="276" w:lineRule="auto"/>
              <w:jc w:val="center"/>
              <w:rPr>
                <w:rFonts w:ascii="Abadi" w:hAnsi="Abadi" w:cs="Mangal Pro"/>
                <w:color w:val="275317" w:themeColor="accent6" w:themeShade="80"/>
                <w:sz w:val="22"/>
                <w:szCs w:val="22"/>
              </w:rPr>
            </w:pPr>
            <w:r w:rsidRPr="00E212F6">
              <w:rPr>
                <w:rFonts w:ascii="Abadi" w:hAnsi="Abadi" w:cs="Mangal Pro"/>
                <w:color w:val="275317" w:themeColor="accent6" w:themeShade="80"/>
                <w:sz w:val="22"/>
                <w:szCs w:val="22"/>
              </w:rPr>
              <w:t>Pass</w:t>
            </w:r>
          </w:p>
        </w:tc>
        <w:tc>
          <w:tcPr>
            <w:tcW w:w="1559" w:type="dxa"/>
          </w:tcPr>
          <w:p w14:paraId="1A5D722D" w14:textId="77777777" w:rsidR="00247759" w:rsidRPr="00AF36C7" w:rsidRDefault="00247759" w:rsidP="00247759">
            <w:pPr>
              <w:spacing w:line="276" w:lineRule="auto"/>
              <w:rPr>
                <w:rFonts w:ascii="Abadi" w:hAnsi="Abadi" w:cs="Mangal Pro"/>
                <w:sz w:val="22"/>
                <w:szCs w:val="22"/>
              </w:rPr>
            </w:pPr>
          </w:p>
          <w:p w14:paraId="0DF1EDF6" w14:textId="77777777" w:rsidR="00247759" w:rsidRPr="00AF36C7" w:rsidRDefault="00247759" w:rsidP="00247759">
            <w:pPr>
              <w:spacing w:line="276" w:lineRule="auto"/>
              <w:rPr>
                <w:rFonts w:ascii="Abadi" w:hAnsi="Abadi" w:cs="Mangal Pro"/>
                <w:sz w:val="22"/>
                <w:szCs w:val="22"/>
              </w:rPr>
            </w:pPr>
          </w:p>
          <w:p w14:paraId="1542A008" w14:textId="77777777" w:rsidR="00247759" w:rsidRPr="00AF36C7" w:rsidRDefault="00247759" w:rsidP="00247759">
            <w:pPr>
              <w:spacing w:line="276" w:lineRule="auto"/>
              <w:rPr>
                <w:rFonts w:ascii="Abadi" w:hAnsi="Abadi" w:cs="Mangal Pro"/>
                <w:sz w:val="22"/>
                <w:szCs w:val="22"/>
              </w:rPr>
            </w:pPr>
          </w:p>
          <w:p w14:paraId="38020615" w14:textId="77777777" w:rsidR="00247759" w:rsidRPr="00AF36C7" w:rsidRDefault="00247759" w:rsidP="00247759">
            <w:pPr>
              <w:spacing w:line="276" w:lineRule="auto"/>
              <w:rPr>
                <w:rFonts w:ascii="Abadi" w:hAnsi="Abadi" w:cs="Mangal Pro"/>
                <w:sz w:val="22"/>
                <w:szCs w:val="22"/>
              </w:rPr>
            </w:pPr>
          </w:p>
          <w:p w14:paraId="40B02FCA"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04D8ABD3" w14:textId="437EE3AC"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5A97120" wp14:editId="4065AF2B">
                  <wp:extent cx="1707146" cy="670560"/>
                  <wp:effectExtent l="0" t="0" r="7620" b="0"/>
                  <wp:docPr id="85072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6879" name=""/>
                          <pic:cNvPicPr/>
                        </pic:nvPicPr>
                        <pic:blipFill>
                          <a:blip r:embed="rId40"/>
                          <a:stretch>
                            <a:fillRect/>
                          </a:stretch>
                        </pic:blipFill>
                        <pic:spPr>
                          <a:xfrm>
                            <a:off x="0" y="0"/>
                            <a:ext cx="1715893" cy="673996"/>
                          </a:xfrm>
                          <a:prstGeom prst="rect">
                            <a:avLst/>
                          </a:prstGeom>
                        </pic:spPr>
                      </pic:pic>
                    </a:graphicData>
                  </a:graphic>
                </wp:inline>
              </w:drawing>
            </w:r>
          </w:p>
          <w:p w14:paraId="4AEECA1B" w14:textId="07445F7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50E6F2E" wp14:editId="75CC1E96">
                  <wp:extent cx="1717040" cy="1370876"/>
                  <wp:effectExtent l="0" t="0" r="0" b="1270"/>
                  <wp:docPr id="137314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68101" name=""/>
                          <pic:cNvPicPr/>
                        </pic:nvPicPr>
                        <pic:blipFill>
                          <a:blip r:embed="rId41"/>
                          <a:stretch>
                            <a:fillRect/>
                          </a:stretch>
                        </pic:blipFill>
                        <pic:spPr>
                          <a:xfrm>
                            <a:off x="0" y="0"/>
                            <a:ext cx="1727950" cy="1379586"/>
                          </a:xfrm>
                          <a:prstGeom prst="rect">
                            <a:avLst/>
                          </a:prstGeom>
                        </pic:spPr>
                      </pic:pic>
                    </a:graphicData>
                  </a:graphic>
                </wp:inline>
              </w:drawing>
            </w:r>
          </w:p>
        </w:tc>
      </w:tr>
    </w:tbl>
    <w:p w14:paraId="2646ACBC" w14:textId="77777777" w:rsidR="004B3684" w:rsidRPr="00AF36C7" w:rsidRDefault="004B3684" w:rsidP="004B3684">
      <w:pPr>
        <w:spacing w:line="276" w:lineRule="auto"/>
        <w:jc w:val="both"/>
        <w:rPr>
          <w:rFonts w:ascii="Abadi" w:hAnsi="Abadi" w:cs="Mangal Pro"/>
          <w:b/>
          <w:bCs/>
          <w:sz w:val="22"/>
          <w:szCs w:val="22"/>
        </w:rPr>
      </w:pPr>
    </w:p>
    <w:p w14:paraId="4033878C" w14:textId="5E02BFF5" w:rsidR="004B3684" w:rsidRPr="00AF36C7" w:rsidRDefault="004B3684" w:rsidP="004B3684">
      <w:pPr>
        <w:spacing w:line="276" w:lineRule="auto"/>
        <w:jc w:val="both"/>
        <w:rPr>
          <w:rFonts w:ascii="Abadi" w:hAnsi="Abadi" w:cs="Mangal Pro"/>
          <w:b/>
          <w:bCs/>
          <w:sz w:val="22"/>
          <w:szCs w:val="22"/>
        </w:rPr>
      </w:pPr>
      <w:r w:rsidRPr="00AF36C7">
        <w:rPr>
          <w:rFonts w:ascii="Abadi" w:hAnsi="Abadi" w:cs="Mangal Pro"/>
          <w:b/>
          <w:bCs/>
          <w:sz w:val="22"/>
          <w:szCs w:val="22"/>
        </w:rPr>
        <w:t xml:space="preserve">Iteration 7 – </w:t>
      </w:r>
      <w:r w:rsidR="00CE3796" w:rsidRPr="00AF36C7">
        <w:rPr>
          <w:rFonts w:ascii="Abadi" w:hAnsi="Abadi" w:cs="Mangal Pro"/>
          <w:b/>
          <w:bCs/>
          <w:sz w:val="22"/>
          <w:szCs w:val="22"/>
        </w:rPr>
        <w:t>10</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665"/>
        <w:gridCol w:w="745"/>
        <w:gridCol w:w="1559"/>
        <w:gridCol w:w="3119"/>
      </w:tblGrid>
      <w:tr w:rsidR="00247759" w:rsidRPr="00AF36C7" w14:paraId="2FCAE47C" w14:textId="77777777" w:rsidTr="00BE5D0C">
        <w:tc>
          <w:tcPr>
            <w:tcW w:w="1351" w:type="dxa"/>
          </w:tcPr>
          <w:p w14:paraId="13E3D5E3"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269118A5"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665" w:type="dxa"/>
          </w:tcPr>
          <w:p w14:paraId="276B27BE"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Expected Result</w:t>
            </w:r>
          </w:p>
        </w:tc>
        <w:tc>
          <w:tcPr>
            <w:tcW w:w="745" w:type="dxa"/>
          </w:tcPr>
          <w:p w14:paraId="7A127D91"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3FF0BF7F" w14:textId="32682D2C"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59" w:type="dxa"/>
          </w:tcPr>
          <w:p w14:paraId="11EF44FB"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19B1F0E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69244729" w14:textId="5A73B64B"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57DEE43B" w14:textId="77777777" w:rsidTr="00BE5D0C">
        <w:tc>
          <w:tcPr>
            <w:tcW w:w="1351" w:type="dxa"/>
          </w:tcPr>
          <w:p w14:paraId="2FD9FBEA" w14:textId="77777777" w:rsidR="00247759" w:rsidRPr="00AF36C7" w:rsidRDefault="00247759" w:rsidP="00247759">
            <w:pPr>
              <w:spacing w:line="276" w:lineRule="auto"/>
              <w:rPr>
                <w:rFonts w:ascii="Abadi" w:hAnsi="Abadi" w:cs="Mangal Pro"/>
                <w:sz w:val="22"/>
                <w:szCs w:val="22"/>
              </w:rPr>
            </w:pPr>
          </w:p>
          <w:p w14:paraId="58A215A6"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46" w:type="dxa"/>
          </w:tcPr>
          <w:p w14:paraId="00AFE361" w14:textId="3C26E6D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‘Calculator’ hyperlink to ‘calculator.html’</w:t>
            </w:r>
          </w:p>
        </w:tc>
        <w:tc>
          <w:tcPr>
            <w:tcW w:w="1665" w:type="dxa"/>
          </w:tcPr>
          <w:p w14:paraId="41829B32" w14:textId="179E0CF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Calculator Page displays once ‘Calculator’ is clicked</w:t>
            </w:r>
          </w:p>
        </w:tc>
        <w:tc>
          <w:tcPr>
            <w:tcW w:w="745" w:type="dxa"/>
            <w:shd w:val="clear" w:color="auto" w:fill="D9F2D0" w:themeFill="accent6" w:themeFillTint="33"/>
          </w:tcPr>
          <w:p w14:paraId="6ACAAF40" w14:textId="77777777" w:rsidR="00247759" w:rsidRPr="00AF36C7" w:rsidRDefault="00247759" w:rsidP="00247759">
            <w:pPr>
              <w:spacing w:line="276" w:lineRule="auto"/>
              <w:rPr>
                <w:rFonts w:ascii="Abadi" w:hAnsi="Abadi" w:cs="Mangal Pro"/>
                <w:sz w:val="22"/>
                <w:szCs w:val="22"/>
              </w:rPr>
            </w:pPr>
          </w:p>
          <w:p w14:paraId="023B715A" w14:textId="77777777" w:rsidR="00247759" w:rsidRPr="00E212F6" w:rsidRDefault="00247759" w:rsidP="00247759">
            <w:pPr>
              <w:spacing w:line="276" w:lineRule="auto"/>
              <w:rPr>
                <w:rFonts w:ascii="Abadi" w:hAnsi="Abadi" w:cs="Mangal Pro"/>
                <w:color w:val="275317" w:themeColor="accent6" w:themeShade="80"/>
                <w:sz w:val="22"/>
                <w:szCs w:val="22"/>
              </w:rPr>
            </w:pPr>
          </w:p>
          <w:p w14:paraId="601F68B8" w14:textId="77777777" w:rsidR="00247759" w:rsidRPr="00AF36C7" w:rsidRDefault="00247759" w:rsidP="00247759">
            <w:pPr>
              <w:spacing w:line="276" w:lineRule="auto"/>
              <w:jc w:val="center"/>
              <w:rPr>
                <w:rFonts w:ascii="Abadi" w:hAnsi="Abadi" w:cs="Mangal Pro"/>
                <w:sz w:val="22"/>
                <w:szCs w:val="22"/>
              </w:rPr>
            </w:pPr>
            <w:r w:rsidRPr="00E212F6">
              <w:rPr>
                <w:rFonts w:ascii="Abadi" w:hAnsi="Abadi" w:cs="Mangal Pro"/>
                <w:color w:val="275317" w:themeColor="accent6" w:themeShade="80"/>
                <w:sz w:val="22"/>
                <w:szCs w:val="22"/>
              </w:rPr>
              <w:t>Pass</w:t>
            </w:r>
          </w:p>
        </w:tc>
        <w:tc>
          <w:tcPr>
            <w:tcW w:w="1559" w:type="dxa"/>
          </w:tcPr>
          <w:p w14:paraId="5C7CF917" w14:textId="77777777" w:rsidR="00247759" w:rsidRPr="00AF36C7" w:rsidRDefault="00247759" w:rsidP="00247759">
            <w:pPr>
              <w:spacing w:line="276" w:lineRule="auto"/>
              <w:rPr>
                <w:rFonts w:ascii="Abadi" w:hAnsi="Abadi" w:cs="Mangal Pro"/>
                <w:sz w:val="22"/>
                <w:szCs w:val="22"/>
              </w:rPr>
            </w:pPr>
          </w:p>
          <w:p w14:paraId="416CC817"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2652CD2D" w14:textId="77777777" w:rsidR="00247759" w:rsidRPr="00AF36C7" w:rsidRDefault="00247759" w:rsidP="00247759">
            <w:pPr>
              <w:spacing w:line="276" w:lineRule="auto"/>
              <w:jc w:val="center"/>
              <w:rPr>
                <w:rFonts w:ascii="Abadi" w:hAnsi="Abadi" w:cs="Mangal Pro"/>
                <w:sz w:val="22"/>
                <w:szCs w:val="22"/>
              </w:rPr>
            </w:pPr>
          </w:p>
          <w:p w14:paraId="3E763513" w14:textId="1959D526"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4056C0EE" wp14:editId="5C207E2E">
                  <wp:extent cx="1529645" cy="557039"/>
                  <wp:effectExtent l="0" t="0" r="0" b="0"/>
                  <wp:docPr id="165304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45180" name=""/>
                          <pic:cNvPicPr/>
                        </pic:nvPicPr>
                        <pic:blipFill>
                          <a:blip r:embed="rId50"/>
                          <a:stretch>
                            <a:fillRect/>
                          </a:stretch>
                        </pic:blipFill>
                        <pic:spPr>
                          <a:xfrm>
                            <a:off x="0" y="0"/>
                            <a:ext cx="1561399" cy="568603"/>
                          </a:xfrm>
                          <a:prstGeom prst="rect">
                            <a:avLst/>
                          </a:prstGeom>
                        </pic:spPr>
                      </pic:pic>
                    </a:graphicData>
                  </a:graphic>
                </wp:inline>
              </w:drawing>
            </w:r>
          </w:p>
        </w:tc>
      </w:tr>
      <w:tr w:rsidR="00247759" w:rsidRPr="00AF36C7" w14:paraId="21651E9A" w14:textId="77777777" w:rsidTr="00BE5D0C">
        <w:tc>
          <w:tcPr>
            <w:tcW w:w="1351" w:type="dxa"/>
          </w:tcPr>
          <w:p w14:paraId="421E66ED" w14:textId="77777777" w:rsidR="00247759" w:rsidRPr="00AF36C7" w:rsidRDefault="00247759" w:rsidP="00247759">
            <w:pPr>
              <w:spacing w:line="276" w:lineRule="auto"/>
              <w:rPr>
                <w:rFonts w:ascii="Abadi" w:hAnsi="Abadi" w:cs="Mangal Pro"/>
                <w:sz w:val="22"/>
                <w:szCs w:val="22"/>
              </w:rPr>
            </w:pPr>
          </w:p>
          <w:p w14:paraId="235F6A71"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Overview Page</w:t>
            </w:r>
          </w:p>
        </w:tc>
        <w:tc>
          <w:tcPr>
            <w:tcW w:w="2046" w:type="dxa"/>
          </w:tcPr>
          <w:p w14:paraId="5519E810" w14:textId="118471F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xml:space="preserve">- Added image containers for </w:t>
            </w:r>
            <w:r w:rsidRPr="00AF36C7">
              <w:rPr>
                <w:rFonts w:ascii="Abadi" w:hAnsi="Abadi" w:cs="Mangal Pro"/>
                <w:sz w:val="22"/>
                <w:szCs w:val="22"/>
              </w:rPr>
              <w:lastRenderedPageBreak/>
              <w:t xml:space="preserve">instructional images </w:t>
            </w:r>
          </w:p>
        </w:tc>
        <w:tc>
          <w:tcPr>
            <w:tcW w:w="1665" w:type="dxa"/>
          </w:tcPr>
          <w:p w14:paraId="5DE88F98" w14:textId="77777777" w:rsidR="00247759" w:rsidRPr="00AF36C7" w:rsidRDefault="00247759" w:rsidP="00247759">
            <w:pPr>
              <w:spacing w:line="276" w:lineRule="auto"/>
              <w:rPr>
                <w:rFonts w:ascii="Abadi" w:hAnsi="Abadi" w:cs="Mangal Pro"/>
                <w:sz w:val="22"/>
                <w:szCs w:val="22"/>
              </w:rPr>
            </w:pPr>
          </w:p>
          <w:p w14:paraId="08B86C28" w14:textId="4C4BD37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Instructional images display</w:t>
            </w:r>
          </w:p>
        </w:tc>
        <w:tc>
          <w:tcPr>
            <w:tcW w:w="745" w:type="dxa"/>
            <w:shd w:val="clear" w:color="auto" w:fill="FAE2D5" w:themeFill="accent2" w:themeFillTint="33"/>
          </w:tcPr>
          <w:p w14:paraId="32A363B0" w14:textId="77777777" w:rsidR="00247759" w:rsidRPr="00AF36C7" w:rsidRDefault="00247759" w:rsidP="00247759">
            <w:pPr>
              <w:spacing w:line="276" w:lineRule="auto"/>
              <w:rPr>
                <w:rFonts w:ascii="Abadi" w:hAnsi="Abadi" w:cs="Mangal Pro"/>
                <w:sz w:val="22"/>
                <w:szCs w:val="22"/>
              </w:rPr>
            </w:pPr>
          </w:p>
          <w:p w14:paraId="41342DDB" w14:textId="5307B842"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59" w:type="dxa"/>
          </w:tcPr>
          <w:p w14:paraId="352D0FE3" w14:textId="6F23553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Instructional images not captured yet</w:t>
            </w:r>
          </w:p>
        </w:tc>
        <w:tc>
          <w:tcPr>
            <w:tcW w:w="3119" w:type="dxa"/>
          </w:tcPr>
          <w:p w14:paraId="1CC735BC" w14:textId="6BF5D43C" w:rsidR="00247759" w:rsidRPr="00AF36C7" w:rsidRDefault="00247759" w:rsidP="00247759">
            <w:pPr>
              <w:spacing w:line="276" w:lineRule="auto"/>
              <w:rPr>
                <w:rFonts w:ascii="Abadi" w:hAnsi="Abadi" w:cs="Mangal Pro"/>
                <w:sz w:val="22"/>
                <w:szCs w:val="22"/>
              </w:rPr>
            </w:pPr>
            <w:r w:rsidRPr="00AF36C7">
              <w:rPr>
                <w:rFonts w:ascii="Abadi" w:hAnsi="Abadi"/>
                <w:noProof/>
              </w:rPr>
              <w:t xml:space="preserve"> </w:t>
            </w:r>
            <w:r w:rsidRPr="00AF36C7">
              <w:rPr>
                <w:rFonts w:ascii="Abadi" w:hAnsi="Abadi" w:cs="Mangal Pro"/>
                <w:sz w:val="22"/>
                <w:szCs w:val="22"/>
              </w:rPr>
              <w:t>- Capture instructional images once calculator.html file is completed</w:t>
            </w:r>
          </w:p>
        </w:tc>
      </w:tr>
      <w:tr w:rsidR="00247759" w:rsidRPr="00AF36C7" w14:paraId="3696913E" w14:textId="77777777" w:rsidTr="00BE5D0C">
        <w:tc>
          <w:tcPr>
            <w:tcW w:w="1351" w:type="dxa"/>
            <w:vMerge w:val="restart"/>
          </w:tcPr>
          <w:p w14:paraId="3F53C15A" w14:textId="77777777" w:rsidR="00247759" w:rsidRPr="00AF36C7" w:rsidRDefault="00247759" w:rsidP="00247759">
            <w:pPr>
              <w:spacing w:line="276" w:lineRule="auto"/>
              <w:jc w:val="center"/>
              <w:rPr>
                <w:rFonts w:ascii="Abadi" w:hAnsi="Abadi" w:cs="Mangal Pro"/>
                <w:sz w:val="22"/>
                <w:szCs w:val="22"/>
              </w:rPr>
            </w:pPr>
          </w:p>
          <w:p w14:paraId="0B2D7782" w14:textId="77777777" w:rsidR="00247759" w:rsidRPr="00AF36C7" w:rsidRDefault="00247759" w:rsidP="00247759">
            <w:pPr>
              <w:spacing w:line="276" w:lineRule="auto"/>
              <w:jc w:val="center"/>
              <w:rPr>
                <w:rFonts w:ascii="Abadi" w:hAnsi="Abadi" w:cs="Mangal Pro"/>
                <w:sz w:val="22"/>
                <w:szCs w:val="22"/>
              </w:rPr>
            </w:pPr>
          </w:p>
          <w:p w14:paraId="5F9B54A5" w14:textId="77777777" w:rsidR="00247759" w:rsidRPr="00AF36C7" w:rsidRDefault="00247759" w:rsidP="00247759">
            <w:pPr>
              <w:spacing w:line="276" w:lineRule="auto"/>
              <w:rPr>
                <w:rFonts w:ascii="Abadi" w:hAnsi="Abadi" w:cs="Mangal Pro"/>
                <w:sz w:val="22"/>
                <w:szCs w:val="22"/>
              </w:rPr>
            </w:pPr>
          </w:p>
          <w:p w14:paraId="6030A0DF" w14:textId="77777777" w:rsidR="00247759" w:rsidRPr="00AF36C7" w:rsidRDefault="00247759" w:rsidP="00247759">
            <w:pPr>
              <w:spacing w:line="276" w:lineRule="auto"/>
              <w:rPr>
                <w:rFonts w:ascii="Abadi" w:hAnsi="Abadi" w:cs="Mangal Pro"/>
                <w:sz w:val="22"/>
                <w:szCs w:val="22"/>
              </w:rPr>
            </w:pPr>
          </w:p>
          <w:p w14:paraId="264D8644" w14:textId="77777777" w:rsidR="00247759" w:rsidRPr="00AF36C7" w:rsidRDefault="00247759" w:rsidP="00247759">
            <w:pPr>
              <w:spacing w:line="276" w:lineRule="auto"/>
              <w:rPr>
                <w:rFonts w:ascii="Abadi" w:hAnsi="Abadi" w:cs="Mangal Pro"/>
                <w:sz w:val="22"/>
                <w:szCs w:val="22"/>
              </w:rPr>
            </w:pPr>
          </w:p>
          <w:p w14:paraId="105A8F2E" w14:textId="77777777" w:rsidR="00247759" w:rsidRPr="00AF36C7" w:rsidRDefault="00247759" w:rsidP="00247759">
            <w:pPr>
              <w:spacing w:line="276" w:lineRule="auto"/>
              <w:rPr>
                <w:rFonts w:ascii="Abadi" w:hAnsi="Abadi" w:cs="Mangal Pro"/>
                <w:sz w:val="22"/>
                <w:szCs w:val="22"/>
              </w:rPr>
            </w:pPr>
          </w:p>
          <w:p w14:paraId="3F668B7A" w14:textId="77777777" w:rsidR="00247759" w:rsidRPr="00AF36C7" w:rsidRDefault="00247759" w:rsidP="00247759">
            <w:pPr>
              <w:spacing w:line="276" w:lineRule="auto"/>
              <w:rPr>
                <w:rFonts w:ascii="Abadi" w:hAnsi="Abadi" w:cs="Mangal Pro"/>
                <w:sz w:val="22"/>
                <w:szCs w:val="22"/>
              </w:rPr>
            </w:pPr>
          </w:p>
          <w:p w14:paraId="46AA26E4" w14:textId="77777777" w:rsidR="00247759" w:rsidRPr="00AF36C7" w:rsidRDefault="00247759" w:rsidP="00247759">
            <w:pPr>
              <w:spacing w:line="276" w:lineRule="auto"/>
              <w:rPr>
                <w:rFonts w:ascii="Abadi" w:hAnsi="Abadi" w:cs="Mangal Pro"/>
                <w:sz w:val="22"/>
                <w:szCs w:val="22"/>
              </w:rPr>
            </w:pPr>
          </w:p>
          <w:p w14:paraId="6C1F1D45" w14:textId="77777777" w:rsidR="00247759" w:rsidRPr="00AF36C7" w:rsidRDefault="00247759" w:rsidP="00247759">
            <w:pPr>
              <w:spacing w:line="276" w:lineRule="auto"/>
              <w:rPr>
                <w:rFonts w:ascii="Abadi" w:hAnsi="Abadi" w:cs="Mangal Pro"/>
                <w:sz w:val="22"/>
                <w:szCs w:val="22"/>
              </w:rPr>
            </w:pPr>
          </w:p>
          <w:p w14:paraId="2211347D" w14:textId="77777777" w:rsidR="00247759" w:rsidRPr="00AF36C7" w:rsidRDefault="00247759" w:rsidP="00247759">
            <w:pPr>
              <w:spacing w:line="276" w:lineRule="auto"/>
              <w:rPr>
                <w:rFonts w:ascii="Abadi" w:hAnsi="Abadi" w:cs="Mangal Pro"/>
                <w:sz w:val="22"/>
                <w:szCs w:val="22"/>
              </w:rPr>
            </w:pPr>
          </w:p>
          <w:p w14:paraId="5F6ED927" w14:textId="77777777" w:rsidR="00247759" w:rsidRPr="00AF36C7" w:rsidRDefault="00247759" w:rsidP="00247759">
            <w:pPr>
              <w:spacing w:line="276" w:lineRule="auto"/>
              <w:rPr>
                <w:rFonts w:ascii="Abadi" w:hAnsi="Abadi" w:cs="Mangal Pro"/>
                <w:sz w:val="22"/>
                <w:szCs w:val="22"/>
              </w:rPr>
            </w:pPr>
          </w:p>
          <w:p w14:paraId="63951CFB" w14:textId="77777777" w:rsidR="00247759" w:rsidRPr="00AF36C7" w:rsidRDefault="00247759" w:rsidP="00247759">
            <w:pPr>
              <w:spacing w:line="276" w:lineRule="auto"/>
              <w:rPr>
                <w:rFonts w:ascii="Abadi" w:hAnsi="Abadi" w:cs="Mangal Pro"/>
                <w:sz w:val="22"/>
                <w:szCs w:val="22"/>
              </w:rPr>
            </w:pPr>
          </w:p>
          <w:p w14:paraId="289DEC7E" w14:textId="77777777" w:rsidR="00247759" w:rsidRPr="00AF36C7" w:rsidRDefault="00247759" w:rsidP="00247759">
            <w:pPr>
              <w:spacing w:line="276" w:lineRule="auto"/>
              <w:rPr>
                <w:rFonts w:ascii="Abadi" w:hAnsi="Abadi" w:cs="Mangal Pro"/>
                <w:sz w:val="22"/>
                <w:szCs w:val="22"/>
              </w:rPr>
            </w:pPr>
          </w:p>
          <w:p w14:paraId="36CAC032" w14:textId="77777777" w:rsidR="00247759" w:rsidRPr="00AF36C7" w:rsidRDefault="00247759" w:rsidP="00247759">
            <w:pPr>
              <w:spacing w:line="276" w:lineRule="auto"/>
              <w:rPr>
                <w:rFonts w:ascii="Abadi" w:hAnsi="Abadi" w:cs="Mangal Pro"/>
                <w:sz w:val="22"/>
                <w:szCs w:val="22"/>
              </w:rPr>
            </w:pPr>
          </w:p>
          <w:p w14:paraId="6B1B73EA" w14:textId="77777777" w:rsidR="00247759" w:rsidRPr="00AF36C7" w:rsidRDefault="00247759" w:rsidP="00247759">
            <w:pPr>
              <w:spacing w:line="276" w:lineRule="auto"/>
              <w:rPr>
                <w:rFonts w:ascii="Abadi" w:hAnsi="Abadi" w:cs="Mangal Pro"/>
                <w:sz w:val="22"/>
                <w:szCs w:val="22"/>
              </w:rPr>
            </w:pPr>
          </w:p>
          <w:p w14:paraId="650B2005"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Calculator Page</w:t>
            </w:r>
          </w:p>
        </w:tc>
        <w:tc>
          <w:tcPr>
            <w:tcW w:w="2046" w:type="dxa"/>
          </w:tcPr>
          <w:p w14:paraId="649260E0" w14:textId="77777777" w:rsidR="00247759" w:rsidRPr="00AF36C7" w:rsidRDefault="00247759" w:rsidP="00247759">
            <w:pPr>
              <w:spacing w:line="276" w:lineRule="auto"/>
              <w:rPr>
                <w:rFonts w:ascii="Abadi" w:hAnsi="Abadi" w:cs="Mangal Pro"/>
                <w:sz w:val="22"/>
                <w:szCs w:val="22"/>
              </w:rPr>
            </w:pPr>
          </w:p>
          <w:p w14:paraId="27F7C4EE" w14:textId="77777777" w:rsidR="00247759" w:rsidRPr="00AF36C7" w:rsidRDefault="00247759" w:rsidP="00247759">
            <w:pPr>
              <w:spacing w:line="276" w:lineRule="auto"/>
              <w:rPr>
                <w:rFonts w:ascii="Abadi" w:hAnsi="Abadi" w:cs="Mangal Pro"/>
                <w:sz w:val="22"/>
                <w:szCs w:val="22"/>
              </w:rPr>
            </w:pPr>
          </w:p>
          <w:p w14:paraId="3323C8FC" w14:textId="77777777" w:rsidR="00247759" w:rsidRPr="00AF36C7" w:rsidRDefault="00247759" w:rsidP="00247759">
            <w:pPr>
              <w:spacing w:line="276" w:lineRule="auto"/>
              <w:rPr>
                <w:rFonts w:ascii="Abadi" w:hAnsi="Abadi" w:cs="Mangal Pro"/>
                <w:sz w:val="22"/>
                <w:szCs w:val="22"/>
              </w:rPr>
            </w:pPr>
          </w:p>
          <w:p w14:paraId="0A3F02C3" w14:textId="6549B55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table (2 columns, 11 rows) where users can input apps they used and the number of hours spent on each app</w:t>
            </w:r>
          </w:p>
          <w:p w14:paraId="7D88A129" w14:textId="64A7296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column headings</w:t>
            </w:r>
          </w:p>
          <w:p w14:paraId="5008767D" w14:textId="1F3DEFB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‘Compute’ button</w:t>
            </w:r>
          </w:p>
          <w:p w14:paraId="2A3D25D1" w14:textId="49367D8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text display for total hours</w:t>
            </w:r>
          </w:p>
          <w:p w14:paraId="2337EDEF" w14:textId="2FF95FD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styles in styles.css</w:t>
            </w:r>
          </w:p>
          <w:p w14:paraId="0591082B" w14:textId="7B0F826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script.js to calculator.html</w:t>
            </w:r>
          </w:p>
          <w:p w14:paraId="41F1FD8F" w14:textId="77777777" w:rsidR="00247759" w:rsidRPr="00AF36C7" w:rsidRDefault="00247759" w:rsidP="00247759">
            <w:pPr>
              <w:spacing w:line="276" w:lineRule="auto"/>
              <w:rPr>
                <w:rFonts w:ascii="Abadi" w:hAnsi="Abadi" w:cs="Mangal Pro"/>
                <w:sz w:val="22"/>
                <w:szCs w:val="22"/>
              </w:rPr>
            </w:pPr>
          </w:p>
          <w:p w14:paraId="2E59BBF9" w14:textId="77777777" w:rsidR="00247759" w:rsidRPr="00AF36C7" w:rsidRDefault="00247759" w:rsidP="00247759">
            <w:pPr>
              <w:spacing w:line="276" w:lineRule="auto"/>
              <w:rPr>
                <w:rFonts w:ascii="Abadi" w:hAnsi="Abadi" w:cs="Mangal Pro"/>
                <w:sz w:val="22"/>
                <w:szCs w:val="22"/>
              </w:rPr>
            </w:pPr>
          </w:p>
        </w:tc>
        <w:tc>
          <w:tcPr>
            <w:tcW w:w="1665" w:type="dxa"/>
          </w:tcPr>
          <w:p w14:paraId="438CFDB9" w14:textId="77777777" w:rsidR="00247759" w:rsidRPr="00AF36C7" w:rsidRDefault="00247759" w:rsidP="00247759">
            <w:pPr>
              <w:spacing w:line="276" w:lineRule="auto"/>
              <w:rPr>
                <w:rFonts w:ascii="Abadi" w:hAnsi="Abadi" w:cs="Mangal Pro"/>
                <w:sz w:val="22"/>
                <w:szCs w:val="22"/>
              </w:rPr>
            </w:pPr>
          </w:p>
          <w:p w14:paraId="12EE79E0" w14:textId="77777777" w:rsidR="00247759" w:rsidRPr="00AF36C7" w:rsidRDefault="00247759" w:rsidP="00247759">
            <w:pPr>
              <w:spacing w:line="276" w:lineRule="auto"/>
              <w:rPr>
                <w:rFonts w:ascii="Abadi" w:hAnsi="Abadi" w:cs="Mangal Pro"/>
                <w:sz w:val="22"/>
                <w:szCs w:val="22"/>
              </w:rPr>
            </w:pPr>
          </w:p>
          <w:p w14:paraId="61C64DC8" w14:textId="77777777" w:rsidR="00247759" w:rsidRPr="00AF36C7" w:rsidRDefault="00247759" w:rsidP="00247759">
            <w:pPr>
              <w:spacing w:line="276" w:lineRule="auto"/>
              <w:rPr>
                <w:rFonts w:ascii="Abadi" w:hAnsi="Abadi" w:cs="Mangal Pro"/>
                <w:sz w:val="22"/>
                <w:szCs w:val="22"/>
              </w:rPr>
            </w:pPr>
          </w:p>
          <w:p w14:paraId="46D7F7CE" w14:textId="77777777" w:rsidR="00247759" w:rsidRPr="00AF36C7" w:rsidRDefault="00247759" w:rsidP="00247759">
            <w:pPr>
              <w:spacing w:line="276" w:lineRule="auto"/>
              <w:rPr>
                <w:rFonts w:ascii="Abadi" w:hAnsi="Abadi" w:cs="Mangal Pro"/>
                <w:sz w:val="22"/>
                <w:szCs w:val="22"/>
              </w:rPr>
            </w:pPr>
          </w:p>
          <w:p w14:paraId="50924D89" w14:textId="77777777" w:rsidR="00247759" w:rsidRPr="00AF36C7" w:rsidRDefault="00247759" w:rsidP="00247759">
            <w:pPr>
              <w:spacing w:line="276" w:lineRule="auto"/>
              <w:rPr>
                <w:rFonts w:ascii="Abadi" w:hAnsi="Abadi" w:cs="Mangal Pro"/>
                <w:sz w:val="22"/>
                <w:szCs w:val="22"/>
              </w:rPr>
            </w:pPr>
          </w:p>
          <w:p w14:paraId="271C3969" w14:textId="77777777" w:rsidR="00247759" w:rsidRPr="00AF36C7" w:rsidRDefault="00247759" w:rsidP="00247759">
            <w:pPr>
              <w:spacing w:line="276" w:lineRule="auto"/>
              <w:rPr>
                <w:rFonts w:ascii="Abadi" w:hAnsi="Abadi" w:cs="Mangal Pro"/>
                <w:sz w:val="22"/>
                <w:szCs w:val="22"/>
              </w:rPr>
            </w:pPr>
          </w:p>
          <w:p w14:paraId="410DE3F7" w14:textId="77777777" w:rsidR="00247759" w:rsidRPr="00AF36C7" w:rsidRDefault="00247759" w:rsidP="00247759">
            <w:pPr>
              <w:spacing w:line="276" w:lineRule="auto"/>
              <w:rPr>
                <w:rFonts w:ascii="Abadi" w:hAnsi="Abadi" w:cs="Mangal Pro"/>
                <w:sz w:val="22"/>
                <w:szCs w:val="22"/>
              </w:rPr>
            </w:pPr>
          </w:p>
          <w:p w14:paraId="157237D5" w14:textId="77777777" w:rsidR="00247759" w:rsidRPr="00AF36C7" w:rsidRDefault="00247759" w:rsidP="00247759">
            <w:pPr>
              <w:spacing w:line="276" w:lineRule="auto"/>
              <w:rPr>
                <w:rFonts w:ascii="Abadi" w:hAnsi="Abadi" w:cs="Mangal Pro"/>
                <w:sz w:val="22"/>
                <w:szCs w:val="22"/>
              </w:rPr>
            </w:pPr>
          </w:p>
          <w:p w14:paraId="27AE821B"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Table displays</w:t>
            </w:r>
          </w:p>
          <w:p w14:paraId="48135377" w14:textId="62F476C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Headings display</w:t>
            </w:r>
          </w:p>
          <w:p w14:paraId="62A9DD31"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‘Compute’ button displays</w:t>
            </w:r>
          </w:p>
          <w:p w14:paraId="3676D434"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Text displays</w:t>
            </w:r>
          </w:p>
          <w:p w14:paraId="73FDF1F4" w14:textId="0F758AD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w:t>
            </w:r>
          </w:p>
        </w:tc>
        <w:tc>
          <w:tcPr>
            <w:tcW w:w="745" w:type="dxa"/>
            <w:shd w:val="clear" w:color="auto" w:fill="D9F2D0" w:themeFill="accent6" w:themeFillTint="33"/>
          </w:tcPr>
          <w:p w14:paraId="703802CB" w14:textId="77777777" w:rsidR="00247759" w:rsidRPr="00AF36C7" w:rsidRDefault="00247759" w:rsidP="00247759">
            <w:pPr>
              <w:spacing w:line="276" w:lineRule="auto"/>
              <w:jc w:val="center"/>
              <w:rPr>
                <w:rFonts w:ascii="Abadi" w:hAnsi="Abadi" w:cs="Mangal Pro"/>
                <w:sz w:val="22"/>
                <w:szCs w:val="22"/>
              </w:rPr>
            </w:pPr>
          </w:p>
          <w:p w14:paraId="2FD007FA" w14:textId="77777777" w:rsidR="00247759" w:rsidRPr="00AF36C7" w:rsidRDefault="00247759" w:rsidP="00247759">
            <w:pPr>
              <w:spacing w:line="276" w:lineRule="auto"/>
              <w:jc w:val="center"/>
              <w:rPr>
                <w:rFonts w:ascii="Abadi" w:hAnsi="Abadi" w:cs="Mangal Pro"/>
                <w:sz w:val="22"/>
                <w:szCs w:val="22"/>
              </w:rPr>
            </w:pPr>
          </w:p>
          <w:p w14:paraId="5ACEE0C1" w14:textId="77777777" w:rsidR="00247759" w:rsidRPr="00AF36C7" w:rsidRDefault="00247759" w:rsidP="00247759">
            <w:pPr>
              <w:spacing w:line="276" w:lineRule="auto"/>
              <w:jc w:val="center"/>
              <w:rPr>
                <w:rFonts w:ascii="Abadi" w:hAnsi="Abadi" w:cs="Mangal Pro"/>
                <w:sz w:val="22"/>
                <w:szCs w:val="22"/>
              </w:rPr>
            </w:pPr>
          </w:p>
          <w:p w14:paraId="06A9F17C" w14:textId="77777777" w:rsidR="00247759" w:rsidRPr="00AF36C7" w:rsidRDefault="00247759" w:rsidP="00247759">
            <w:pPr>
              <w:spacing w:line="276" w:lineRule="auto"/>
              <w:jc w:val="center"/>
              <w:rPr>
                <w:rFonts w:ascii="Abadi" w:hAnsi="Abadi" w:cs="Mangal Pro"/>
                <w:sz w:val="22"/>
                <w:szCs w:val="22"/>
              </w:rPr>
            </w:pPr>
          </w:p>
          <w:p w14:paraId="4D304BF2" w14:textId="77777777" w:rsidR="00247759" w:rsidRPr="00AF36C7" w:rsidRDefault="00247759" w:rsidP="00247759">
            <w:pPr>
              <w:spacing w:line="276" w:lineRule="auto"/>
              <w:jc w:val="center"/>
              <w:rPr>
                <w:rFonts w:ascii="Abadi" w:hAnsi="Abadi" w:cs="Mangal Pro"/>
                <w:sz w:val="22"/>
                <w:szCs w:val="22"/>
              </w:rPr>
            </w:pPr>
          </w:p>
          <w:p w14:paraId="7C5A1823" w14:textId="77777777" w:rsidR="00247759" w:rsidRPr="00AF36C7" w:rsidRDefault="00247759" w:rsidP="00247759">
            <w:pPr>
              <w:spacing w:line="276" w:lineRule="auto"/>
              <w:jc w:val="center"/>
              <w:rPr>
                <w:rFonts w:ascii="Abadi" w:hAnsi="Abadi" w:cs="Mangal Pro"/>
                <w:sz w:val="22"/>
                <w:szCs w:val="22"/>
              </w:rPr>
            </w:pPr>
          </w:p>
          <w:p w14:paraId="33F80D03" w14:textId="77777777" w:rsidR="00247759" w:rsidRPr="00AF36C7" w:rsidRDefault="00247759" w:rsidP="00247759">
            <w:pPr>
              <w:spacing w:line="276" w:lineRule="auto"/>
              <w:jc w:val="center"/>
              <w:rPr>
                <w:rFonts w:ascii="Abadi" w:hAnsi="Abadi" w:cs="Mangal Pro"/>
                <w:sz w:val="22"/>
                <w:szCs w:val="22"/>
              </w:rPr>
            </w:pPr>
          </w:p>
          <w:p w14:paraId="0BB960DA" w14:textId="77777777" w:rsidR="00247759" w:rsidRPr="00AF36C7" w:rsidRDefault="00247759" w:rsidP="00247759">
            <w:pPr>
              <w:spacing w:line="276" w:lineRule="auto"/>
              <w:jc w:val="center"/>
              <w:rPr>
                <w:rFonts w:ascii="Abadi" w:hAnsi="Abadi" w:cs="Mangal Pro"/>
                <w:sz w:val="22"/>
                <w:szCs w:val="22"/>
              </w:rPr>
            </w:pPr>
          </w:p>
          <w:p w14:paraId="7DEFA47E" w14:textId="77777777" w:rsidR="00247759" w:rsidRPr="00AF36C7" w:rsidRDefault="00247759" w:rsidP="00247759">
            <w:pPr>
              <w:spacing w:line="276" w:lineRule="auto"/>
              <w:jc w:val="center"/>
              <w:rPr>
                <w:rFonts w:ascii="Abadi" w:hAnsi="Abadi" w:cs="Mangal Pro"/>
                <w:sz w:val="22"/>
                <w:szCs w:val="22"/>
              </w:rPr>
            </w:pPr>
          </w:p>
          <w:p w14:paraId="65C30C82" w14:textId="77777777" w:rsidR="00247759" w:rsidRPr="00AF36C7" w:rsidRDefault="00247759" w:rsidP="00247759">
            <w:pPr>
              <w:spacing w:line="276" w:lineRule="auto"/>
              <w:jc w:val="center"/>
              <w:rPr>
                <w:rFonts w:ascii="Abadi" w:hAnsi="Abadi" w:cs="Mangal Pro"/>
                <w:sz w:val="22"/>
                <w:szCs w:val="22"/>
              </w:rPr>
            </w:pPr>
          </w:p>
          <w:p w14:paraId="4D912B46" w14:textId="77777777" w:rsidR="00247759" w:rsidRPr="00AF36C7" w:rsidRDefault="00247759" w:rsidP="00247759">
            <w:pPr>
              <w:spacing w:line="276" w:lineRule="auto"/>
              <w:jc w:val="center"/>
              <w:rPr>
                <w:rFonts w:ascii="Abadi" w:hAnsi="Abadi" w:cs="Mangal Pro"/>
                <w:sz w:val="22"/>
                <w:szCs w:val="22"/>
              </w:rPr>
            </w:pPr>
          </w:p>
          <w:p w14:paraId="5535EA21" w14:textId="77777777" w:rsidR="00247759" w:rsidRPr="00AF36C7" w:rsidRDefault="00247759" w:rsidP="00247759">
            <w:pPr>
              <w:spacing w:line="276" w:lineRule="auto"/>
              <w:jc w:val="center"/>
              <w:rPr>
                <w:rFonts w:ascii="Abadi" w:hAnsi="Abadi" w:cs="Mangal Pro"/>
                <w:sz w:val="22"/>
                <w:szCs w:val="22"/>
              </w:rPr>
            </w:pPr>
          </w:p>
          <w:p w14:paraId="1063DBB1" w14:textId="77777777" w:rsidR="00247759" w:rsidRPr="00AF36C7" w:rsidRDefault="00247759" w:rsidP="00247759">
            <w:pPr>
              <w:spacing w:line="276" w:lineRule="auto"/>
              <w:jc w:val="center"/>
              <w:rPr>
                <w:rFonts w:ascii="Abadi" w:hAnsi="Abadi" w:cs="Mangal Pro"/>
                <w:sz w:val="22"/>
                <w:szCs w:val="22"/>
              </w:rPr>
            </w:pPr>
            <w:r w:rsidRPr="0041277B">
              <w:rPr>
                <w:rFonts w:ascii="Abadi" w:hAnsi="Abadi" w:cs="Mangal Pro"/>
                <w:color w:val="275317" w:themeColor="accent6" w:themeShade="80"/>
                <w:sz w:val="22"/>
                <w:szCs w:val="22"/>
              </w:rPr>
              <w:t>Pass</w:t>
            </w:r>
          </w:p>
        </w:tc>
        <w:tc>
          <w:tcPr>
            <w:tcW w:w="1559" w:type="dxa"/>
          </w:tcPr>
          <w:p w14:paraId="61EFD7C3" w14:textId="77777777" w:rsidR="00247759" w:rsidRPr="00AF36C7" w:rsidRDefault="00247759" w:rsidP="00247759">
            <w:pPr>
              <w:spacing w:line="276" w:lineRule="auto"/>
              <w:rPr>
                <w:rFonts w:ascii="Abadi" w:hAnsi="Abadi" w:cs="Mangal Pro"/>
                <w:sz w:val="22"/>
                <w:szCs w:val="22"/>
              </w:rPr>
            </w:pPr>
          </w:p>
          <w:p w14:paraId="49353219" w14:textId="77777777" w:rsidR="00247759" w:rsidRPr="00AF36C7" w:rsidRDefault="00247759" w:rsidP="00247759">
            <w:pPr>
              <w:spacing w:line="276" w:lineRule="auto"/>
              <w:rPr>
                <w:rFonts w:ascii="Abadi" w:hAnsi="Abadi" w:cs="Mangal Pro"/>
                <w:sz w:val="22"/>
                <w:szCs w:val="22"/>
              </w:rPr>
            </w:pPr>
          </w:p>
          <w:p w14:paraId="18CFD641" w14:textId="77777777" w:rsidR="00247759" w:rsidRPr="00AF36C7" w:rsidRDefault="00247759" w:rsidP="00247759">
            <w:pPr>
              <w:spacing w:line="276" w:lineRule="auto"/>
              <w:rPr>
                <w:rFonts w:ascii="Abadi" w:hAnsi="Abadi" w:cs="Mangal Pro"/>
                <w:sz w:val="22"/>
                <w:szCs w:val="22"/>
              </w:rPr>
            </w:pPr>
          </w:p>
          <w:p w14:paraId="1B192C66" w14:textId="77777777" w:rsidR="00247759" w:rsidRPr="00AF36C7" w:rsidRDefault="00247759" w:rsidP="00247759">
            <w:pPr>
              <w:spacing w:line="276" w:lineRule="auto"/>
              <w:rPr>
                <w:rFonts w:ascii="Abadi" w:hAnsi="Abadi" w:cs="Mangal Pro"/>
                <w:sz w:val="22"/>
                <w:szCs w:val="22"/>
              </w:rPr>
            </w:pPr>
          </w:p>
          <w:p w14:paraId="4CF8DF4F" w14:textId="77777777" w:rsidR="00247759" w:rsidRPr="00AF36C7" w:rsidRDefault="00247759" w:rsidP="00247759">
            <w:pPr>
              <w:spacing w:line="276" w:lineRule="auto"/>
              <w:rPr>
                <w:rFonts w:ascii="Abadi" w:hAnsi="Abadi" w:cs="Mangal Pro"/>
                <w:sz w:val="22"/>
                <w:szCs w:val="22"/>
              </w:rPr>
            </w:pPr>
          </w:p>
          <w:p w14:paraId="21AB0E74" w14:textId="77777777" w:rsidR="00247759" w:rsidRPr="00AF36C7" w:rsidRDefault="00247759" w:rsidP="00247759">
            <w:pPr>
              <w:spacing w:line="276" w:lineRule="auto"/>
              <w:rPr>
                <w:rFonts w:ascii="Abadi" w:hAnsi="Abadi" w:cs="Mangal Pro"/>
                <w:sz w:val="22"/>
                <w:szCs w:val="22"/>
              </w:rPr>
            </w:pPr>
          </w:p>
          <w:p w14:paraId="1B8E47A0" w14:textId="77777777" w:rsidR="00247759" w:rsidRPr="00AF36C7" w:rsidRDefault="00247759" w:rsidP="00247759">
            <w:pPr>
              <w:spacing w:line="276" w:lineRule="auto"/>
              <w:rPr>
                <w:rFonts w:ascii="Abadi" w:hAnsi="Abadi" w:cs="Mangal Pro"/>
                <w:sz w:val="22"/>
                <w:szCs w:val="22"/>
              </w:rPr>
            </w:pPr>
          </w:p>
          <w:p w14:paraId="13A96B0E" w14:textId="77777777" w:rsidR="00247759" w:rsidRPr="00AF36C7" w:rsidRDefault="00247759" w:rsidP="00247759">
            <w:pPr>
              <w:spacing w:line="276" w:lineRule="auto"/>
              <w:rPr>
                <w:rFonts w:ascii="Abadi" w:hAnsi="Abadi" w:cs="Mangal Pro"/>
                <w:sz w:val="22"/>
                <w:szCs w:val="22"/>
              </w:rPr>
            </w:pPr>
          </w:p>
          <w:p w14:paraId="7ABA65E3" w14:textId="77777777" w:rsidR="00247759" w:rsidRPr="00AF36C7" w:rsidRDefault="00247759" w:rsidP="00247759">
            <w:pPr>
              <w:spacing w:line="276" w:lineRule="auto"/>
              <w:rPr>
                <w:rFonts w:ascii="Abadi" w:hAnsi="Abadi" w:cs="Mangal Pro"/>
                <w:sz w:val="22"/>
                <w:szCs w:val="22"/>
              </w:rPr>
            </w:pPr>
          </w:p>
          <w:p w14:paraId="483EE425" w14:textId="77777777" w:rsidR="00247759" w:rsidRPr="00AF36C7" w:rsidRDefault="00247759" w:rsidP="00247759">
            <w:pPr>
              <w:spacing w:line="276" w:lineRule="auto"/>
              <w:rPr>
                <w:rFonts w:ascii="Abadi" w:hAnsi="Abadi" w:cs="Mangal Pro"/>
                <w:sz w:val="22"/>
                <w:szCs w:val="22"/>
              </w:rPr>
            </w:pPr>
          </w:p>
          <w:p w14:paraId="6D6588C0" w14:textId="77777777" w:rsidR="00247759" w:rsidRPr="00AF36C7" w:rsidRDefault="00247759" w:rsidP="00247759">
            <w:pPr>
              <w:spacing w:line="276" w:lineRule="auto"/>
              <w:rPr>
                <w:rFonts w:ascii="Abadi" w:hAnsi="Abadi" w:cs="Mangal Pro"/>
                <w:sz w:val="22"/>
                <w:szCs w:val="22"/>
              </w:rPr>
            </w:pPr>
          </w:p>
          <w:p w14:paraId="785B4809" w14:textId="77777777" w:rsidR="00247759" w:rsidRPr="00AF36C7" w:rsidRDefault="00247759" w:rsidP="00247759">
            <w:pPr>
              <w:spacing w:line="276" w:lineRule="auto"/>
              <w:rPr>
                <w:rFonts w:ascii="Abadi" w:hAnsi="Abadi" w:cs="Mangal Pro"/>
                <w:sz w:val="22"/>
                <w:szCs w:val="22"/>
              </w:rPr>
            </w:pPr>
          </w:p>
          <w:p w14:paraId="70EF2B49"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60E78BF6" w14:textId="060A0C4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script.js using &lt;script&gt; tag</w:t>
            </w:r>
          </w:p>
        </w:tc>
        <w:tc>
          <w:tcPr>
            <w:tcW w:w="3119" w:type="dxa"/>
          </w:tcPr>
          <w:p w14:paraId="4A8466E4" w14:textId="77777777" w:rsidR="00247759" w:rsidRPr="00AF36C7" w:rsidRDefault="00247759" w:rsidP="00247759">
            <w:pPr>
              <w:spacing w:line="276" w:lineRule="auto"/>
              <w:jc w:val="center"/>
              <w:rPr>
                <w:rFonts w:ascii="Abadi" w:hAnsi="Abadi" w:cs="Mangal Pro"/>
                <w:sz w:val="22"/>
                <w:szCs w:val="22"/>
              </w:rPr>
            </w:pPr>
          </w:p>
          <w:p w14:paraId="53A73E2D" w14:textId="77777777" w:rsidR="00247759" w:rsidRPr="00AF36C7" w:rsidRDefault="00247759" w:rsidP="00247759">
            <w:pPr>
              <w:spacing w:line="276" w:lineRule="auto"/>
              <w:jc w:val="center"/>
              <w:rPr>
                <w:rFonts w:ascii="Abadi" w:hAnsi="Abadi" w:cs="Mangal Pro"/>
                <w:sz w:val="22"/>
                <w:szCs w:val="22"/>
              </w:rPr>
            </w:pPr>
          </w:p>
          <w:p w14:paraId="2B7CD8B6" w14:textId="546C23D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07B49E1" wp14:editId="46211F9B">
                  <wp:extent cx="1570145" cy="1660925"/>
                  <wp:effectExtent l="0" t="0" r="0" b="0"/>
                  <wp:docPr id="397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4178" name=""/>
                          <pic:cNvPicPr/>
                        </pic:nvPicPr>
                        <pic:blipFill>
                          <a:blip r:embed="rId51"/>
                          <a:stretch>
                            <a:fillRect/>
                          </a:stretch>
                        </pic:blipFill>
                        <pic:spPr>
                          <a:xfrm>
                            <a:off x="0" y="0"/>
                            <a:ext cx="1587387" cy="1679164"/>
                          </a:xfrm>
                          <a:prstGeom prst="rect">
                            <a:avLst/>
                          </a:prstGeom>
                        </pic:spPr>
                      </pic:pic>
                    </a:graphicData>
                  </a:graphic>
                </wp:inline>
              </w:drawing>
            </w:r>
          </w:p>
          <w:p w14:paraId="4513EF60" w14:textId="77777777" w:rsidR="00247759" w:rsidRPr="00AF36C7" w:rsidRDefault="00247759" w:rsidP="00247759">
            <w:pPr>
              <w:spacing w:line="276" w:lineRule="auto"/>
              <w:jc w:val="center"/>
              <w:rPr>
                <w:rFonts w:ascii="Abadi" w:hAnsi="Abadi" w:cs="Mangal Pro"/>
                <w:sz w:val="22"/>
                <w:szCs w:val="22"/>
              </w:rPr>
            </w:pPr>
          </w:p>
          <w:p w14:paraId="1AFB5272" w14:textId="56A020A8"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811AD63" wp14:editId="76ABFC4F">
                  <wp:extent cx="1569590" cy="1668747"/>
                  <wp:effectExtent l="0" t="0" r="0" b="8255"/>
                  <wp:docPr id="483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8692" name=""/>
                          <pic:cNvPicPr/>
                        </pic:nvPicPr>
                        <pic:blipFill>
                          <a:blip r:embed="rId52"/>
                          <a:stretch>
                            <a:fillRect/>
                          </a:stretch>
                        </pic:blipFill>
                        <pic:spPr>
                          <a:xfrm>
                            <a:off x="0" y="0"/>
                            <a:ext cx="1591898" cy="1692465"/>
                          </a:xfrm>
                          <a:prstGeom prst="rect">
                            <a:avLst/>
                          </a:prstGeom>
                        </pic:spPr>
                      </pic:pic>
                    </a:graphicData>
                  </a:graphic>
                </wp:inline>
              </w:drawing>
            </w:r>
          </w:p>
        </w:tc>
      </w:tr>
      <w:tr w:rsidR="00247759" w:rsidRPr="00AF36C7" w14:paraId="7D0C6877" w14:textId="77777777" w:rsidTr="00BE5D0C">
        <w:tc>
          <w:tcPr>
            <w:tcW w:w="1351" w:type="dxa"/>
            <w:vMerge/>
          </w:tcPr>
          <w:p w14:paraId="58552103" w14:textId="77777777" w:rsidR="00247759" w:rsidRPr="00AF36C7" w:rsidRDefault="00247759" w:rsidP="00247759">
            <w:pPr>
              <w:spacing w:line="276" w:lineRule="auto"/>
              <w:jc w:val="center"/>
              <w:rPr>
                <w:rFonts w:ascii="Abadi" w:hAnsi="Abadi" w:cs="Mangal Pro"/>
                <w:sz w:val="22"/>
                <w:szCs w:val="22"/>
              </w:rPr>
            </w:pPr>
          </w:p>
        </w:tc>
        <w:tc>
          <w:tcPr>
            <w:tcW w:w="2046" w:type="dxa"/>
          </w:tcPr>
          <w:p w14:paraId="42FC159D"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script.js for functionality part of page</w:t>
            </w:r>
          </w:p>
          <w:p w14:paraId="54E04B6D" w14:textId="390E263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function for ‘Compute’ button</w:t>
            </w:r>
          </w:p>
        </w:tc>
        <w:tc>
          <w:tcPr>
            <w:tcW w:w="1665" w:type="dxa"/>
          </w:tcPr>
          <w:p w14:paraId="1E54B1A1" w14:textId="77777777" w:rsidR="00247759" w:rsidRPr="00AF36C7" w:rsidRDefault="00247759" w:rsidP="00247759">
            <w:pPr>
              <w:spacing w:line="276" w:lineRule="auto"/>
              <w:rPr>
                <w:rFonts w:ascii="Abadi" w:hAnsi="Abadi" w:cs="Mangal Pro"/>
                <w:sz w:val="22"/>
                <w:szCs w:val="22"/>
              </w:rPr>
            </w:pPr>
          </w:p>
          <w:p w14:paraId="03253E3D" w14:textId="77777777" w:rsidR="00247759" w:rsidRPr="00AF36C7" w:rsidRDefault="00247759" w:rsidP="00247759">
            <w:pPr>
              <w:spacing w:line="276" w:lineRule="auto"/>
              <w:rPr>
                <w:rFonts w:ascii="Abadi" w:hAnsi="Abadi" w:cs="Mangal Pro"/>
                <w:sz w:val="22"/>
                <w:szCs w:val="22"/>
              </w:rPr>
            </w:pPr>
          </w:p>
          <w:p w14:paraId="3BBA7E8C" w14:textId="2EAC65F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‘Compute’ button works</w:t>
            </w:r>
          </w:p>
        </w:tc>
        <w:tc>
          <w:tcPr>
            <w:tcW w:w="745" w:type="dxa"/>
            <w:shd w:val="clear" w:color="auto" w:fill="FAE2D5" w:themeFill="accent2" w:themeFillTint="33"/>
          </w:tcPr>
          <w:p w14:paraId="1C34C82F" w14:textId="77777777" w:rsidR="00247759" w:rsidRPr="00AF36C7" w:rsidRDefault="00247759" w:rsidP="00247759">
            <w:pPr>
              <w:spacing w:line="276" w:lineRule="auto"/>
              <w:jc w:val="center"/>
              <w:rPr>
                <w:rFonts w:ascii="Abadi" w:hAnsi="Abadi" w:cs="Mangal Pro"/>
                <w:sz w:val="22"/>
                <w:szCs w:val="22"/>
              </w:rPr>
            </w:pPr>
          </w:p>
          <w:p w14:paraId="358C7608" w14:textId="77777777" w:rsidR="00247759" w:rsidRPr="00AF36C7" w:rsidRDefault="00247759" w:rsidP="00247759">
            <w:pPr>
              <w:spacing w:line="276" w:lineRule="auto"/>
              <w:jc w:val="center"/>
              <w:rPr>
                <w:rFonts w:ascii="Abadi" w:hAnsi="Abadi" w:cs="Mangal Pro"/>
                <w:sz w:val="22"/>
                <w:szCs w:val="22"/>
              </w:rPr>
            </w:pPr>
          </w:p>
          <w:p w14:paraId="7C95948D" w14:textId="0C9E65AF"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59" w:type="dxa"/>
          </w:tcPr>
          <w:p w14:paraId="74F89740" w14:textId="77777777" w:rsidR="00247759" w:rsidRPr="00AF36C7" w:rsidRDefault="00247759" w:rsidP="00247759">
            <w:pPr>
              <w:spacing w:line="276" w:lineRule="auto"/>
              <w:rPr>
                <w:rFonts w:ascii="Abadi" w:hAnsi="Abadi" w:cs="Mangal Pro"/>
                <w:sz w:val="22"/>
                <w:szCs w:val="22"/>
              </w:rPr>
            </w:pPr>
          </w:p>
          <w:p w14:paraId="1170E14F" w14:textId="285FD5C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Wrong syntax in constructing the function</w:t>
            </w:r>
          </w:p>
        </w:tc>
        <w:tc>
          <w:tcPr>
            <w:tcW w:w="3119" w:type="dxa"/>
          </w:tcPr>
          <w:p w14:paraId="1BBC50C9" w14:textId="77777777" w:rsidR="00247759" w:rsidRPr="00AF36C7" w:rsidRDefault="00247759" w:rsidP="00247759">
            <w:pPr>
              <w:spacing w:line="276" w:lineRule="auto"/>
              <w:jc w:val="center"/>
              <w:rPr>
                <w:rFonts w:ascii="Abadi" w:hAnsi="Abadi" w:cs="Mangal Pro"/>
                <w:sz w:val="22"/>
                <w:szCs w:val="22"/>
              </w:rPr>
            </w:pPr>
          </w:p>
          <w:p w14:paraId="7680666F" w14:textId="77777777" w:rsidR="00247759" w:rsidRPr="00AF36C7" w:rsidRDefault="00247759" w:rsidP="00247759">
            <w:pPr>
              <w:spacing w:line="276" w:lineRule="auto"/>
              <w:jc w:val="center"/>
              <w:rPr>
                <w:rFonts w:ascii="Abadi" w:hAnsi="Abadi" w:cs="Mangal Pro"/>
                <w:sz w:val="22"/>
                <w:szCs w:val="22"/>
              </w:rPr>
            </w:pPr>
          </w:p>
          <w:p w14:paraId="32803F62" w14:textId="4EB1726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Redo function coding for ‘Compute’ button</w:t>
            </w:r>
          </w:p>
        </w:tc>
      </w:tr>
    </w:tbl>
    <w:p w14:paraId="50FCF67C" w14:textId="77777777" w:rsidR="00BD6FEB" w:rsidRPr="00AF36C7" w:rsidRDefault="00BD6FEB" w:rsidP="00BD6FEB">
      <w:pPr>
        <w:spacing w:line="276" w:lineRule="auto"/>
        <w:jc w:val="both"/>
        <w:rPr>
          <w:rFonts w:ascii="Abadi" w:hAnsi="Abadi" w:cs="Mangal Pro"/>
          <w:b/>
          <w:bCs/>
          <w:sz w:val="22"/>
          <w:szCs w:val="22"/>
        </w:rPr>
      </w:pPr>
    </w:p>
    <w:p w14:paraId="1388E6D0" w14:textId="7CE03C4B" w:rsidR="00BD6FEB" w:rsidRPr="00AF36C7" w:rsidRDefault="00BD6FEB" w:rsidP="00BD6FEB">
      <w:pPr>
        <w:spacing w:line="276" w:lineRule="auto"/>
        <w:jc w:val="both"/>
        <w:rPr>
          <w:rFonts w:ascii="Abadi" w:hAnsi="Abadi" w:cs="Mangal Pro"/>
          <w:b/>
          <w:bCs/>
          <w:sz w:val="22"/>
          <w:szCs w:val="22"/>
        </w:rPr>
      </w:pPr>
      <w:r w:rsidRPr="00AF36C7">
        <w:rPr>
          <w:rFonts w:ascii="Abadi" w:hAnsi="Abadi" w:cs="Mangal Pro"/>
          <w:b/>
          <w:bCs/>
          <w:sz w:val="22"/>
          <w:szCs w:val="22"/>
        </w:rPr>
        <w:t>Iteration 8 – 11</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BD6FEB" w:rsidRPr="00AF36C7" w14:paraId="5E89AA29" w14:textId="77777777" w:rsidTr="00BE5D0C">
        <w:tc>
          <w:tcPr>
            <w:tcW w:w="1351" w:type="dxa"/>
          </w:tcPr>
          <w:p w14:paraId="060B8565" w14:textId="77777777" w:rsidR="00BD6FEB" w:rsidRPr="00AF36C7" w:rsidRDefault="00BD6FEB" w:rsidP="00BE3458">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03092047" w14:textId="77777777" w:rsidR="00BD6FEB" w:rsidRPr="00AF36C7" w:rsidRDefault="00BD6FEB" w:rsidP="00BE3458">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1C824DD2" w14:textId="77777777" w:rsidR="0019073A" w:rsidRPr="00AF36C7" w:rsidRDefault="00BD6FEB" w:rsidP="00BE3458">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1027FA32" w14:textId="2571DEEF" w:rsidR="00BD6FEB" w:rsidRPr="00AF36C7" w:rsidRDefault="00BD6FEB" w:rsidP="00BE3458">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68B5FEB2" w14:textId="77777777" w:rsidR="00BD6FEB" w:rsidRPr="00AF36C7" w:rsidRDefault="00BD6FEB" w:rsidP="00BE3458">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28F8DBCA" w14:textId="77777777" w:rsidR="00BD6FEB" w:rsidRPr="00AF36C7" w:rsidRDefault="00BD6FEB" w:rsidP="00BE3458">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6E14A826" w14:textId="77777777" w:rsidR="00BD6FEB" w:rsidRPr="00AF36C7" w:rsidRDefault="00BD6FEB" w:rsidP="00BE3458">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5F2C89C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3DF0EB8F" w14:textId="4AAEAD73" w:rsidR="00BD6FEB"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BD6FEB" w:rsidRPr="00AF36C7" w14:paraId="66D7884D" w14:textId="77777777" w:rsidTr="00BE5D0C">
        <w:tc>
          <w:tcPr>
            <w:tcW w:w="1351" w:type="dxa"/>
            <w:vMerge w:val="restart"/>
          </w:tcPr>
          <w:p w14:paraId="1F4FDE91" w14:textId="77777777" w:rsidR="00BD6FEB" w:rsidRPr="00AF36C7" w:rsidRDefault="00BD6FEB" w:rsidP="00BE3458">
            <w:pPr>
              <w:spacing w:line="276" w:lineRule="auto"/>
              <w:jc w:val="center"/>
              <w:rPr>
                <w:rFonts w:ascii="Abadi" w:hAnsi="Abadi" w:cs="Mangal Pro"/>
                <w:sz w:val="22"/>
                <w:szCs w:val="22"/>
              </w:rPr>
            </w:pPr>
          </w:p>
          <w:p w14:paraId="561A23BC" w14:textId="77777777" w:rsidR="00BD6FEB" w:rsidRPr="00AF36C7" w:rsidRDefault="00BD6FEB" w:rsidP="00BE3458">
            <w:pPr>
              <w:spacing w:line="276" w:lineRule="auto"/>
              <w:jc w:val="center"/>
              <w:rPr>
                <w:rFonts w:ascii="Abadi" w:hAnsi="Abadi" w:cs="Mangal Pro"/>
                <w:sz w:val="22"/>
                <w:szCs w:val="22"/>
              </w:rPr>
            </w:pPr>
          </w:p>
          <w:p w14:paraId="43D9D2F1" w14:textId="77777777" w:rsidR="00BD6FEB" w:rsidRPr="00AF36C7" w:rsidRDefault="00BD6FEB" w:rsidP="00BE3458">
            <w:pPr>
              <w:spacing w:line="276" w:lineRule="auto"/>
              <w:rPr>
                <w:rFonts w:ascii="Abadi" w:hAnsi="Abadi" w:cs="Mangal Pro"/>
                <w:sz w:val="22"/>
                <w:szCs w:val="22"/>
              </w:rPr>
            </w:pPr>
          </w:p>
          <w:p w14:paraId="167E33C1" w14:textId="77777777" w:rsidR="00BD6FEB" w:rsidRPr="00AF36C7" w:rsidRDefault="00BD6FEB" w:rsidP="00BE3458">
            <w:pPr>
              <w:spacing w:line="276" w:lineRule="auto"/>
              <w:rPr>
                <w:rFonts w:ascii="Abadi" w:hAnsi="Abadi" w:cs="Mangal Pro"/>
                <w:sz w:val="22"/>
                <w:szCs w:val="22"/>
              </w:rPr>
            </w:pPr>
          </w:p>
          <w:p w14:paraId="0294428B" w14:textId="77777777" w:rsidR="00BD6FEB" w:rsidRPr="00AF36C7" w:rsidRDefault="00BD6FEB" w:rsidP="00BE3458">
            <w:pPr>
              <w:spacing w:line="276" w:lineRule="auto"/>
              <w:rPr>
                <w:rFonts w:ascii="Abadi" w:hAnsi="Abadi" w:cs="Mangal Pro"/>
                <w:sz w:val="22"/>
                <w:szCs w:val="22"/>
              </w:rPr>
            </w:pPr>
          </w:p>
          <w:p w14:paraId="0963AAB7" w14:textId="77777777" w:rsidR="00BD6FEB" w:rsidRPr="00AF36C7" w:rsidRDefault="00BD6FEB" w:rsidP="00BE3458">
            <w:pPr>
              <w:spacing w:line="276" w:lineRule="auto"/>
              <w:rPr>
                <w:rFonts w:ascii="Abadi" w:hAnsi="Abadi" w:cs="Mangal Pro"/>
                <w:sz w:val="22"/>
                <w:szCs w:val="22"/>
              </w:rPr>
            </w:pPr>
          </w:p>
          <w:p w14:paraId="4F98F5D0" w14:textId="77777777" w:rsidR="00BD6FEB" w:rsidRPr="00AF36C7" w:rsidRDefault="00BD6FEB" w:rsidP="00BE3458">
            <w:pPr>
              <w:spacing w:line="276" w:lineRule="auto"/>
              <w:rPr>
                <w:rFonts w:ascii="Abadi" w:hAnsi="Abadi" w:cs="Mangal Pro"/>
                <w:sz w:val="22"/>
                <w:szCs w:val="22"/>
              </w:rPr>
            </w:pPr>
          </w:p>
          <w:p w14:paraId="3A1B0368" w14:textId="77777777" w:rsidR="00BD6FEB" w:rsidRPr="00AF36C7" w:rsidRDefault="00BD6FEB" w:rsidP="00BE3458">
            <w:pPr>
              <w:spacing w:line="276" w:lineRule="auto"/>
              <w:rPr>
                <w:rFonts w:ascii="Abadi" w:hAnsi="Abadi" w:cs="Mangal Pro"/>
                <w:sz w:val="22"/>
                <w:szCs w:val="22"/>
              </w:rPr>
            </w:pPr>
          </w:p>
          <w:p w14:paraId="395E7443" w14:textId="77777777" w:rsidR="00BD6FEB" w:rsidRPr="00AF36C7" w:rsidRDefault="00BD6FEB" w:rsidP="00BE3458">
            <w:pPr>
              <w:spacing w:line="276" w:lineRule="auto"/>
              <w:jc w:val="center"/>
              <w:rPr>
                <w:rFonts w:ascii="Abadi" w:hAnsi="Abadi" w:cs="Mangal Pro"/>
                <w:sz w:val="22"/>
                <w:szCs w:val="22"/>
              </w:rPr>
            </w:pPr>
            <w:r w:rsidRPr="00AF36C7">
              <w:rPr>
                <w:rFonts w:ascii="Abadi" w:hAnsi="Abadi" w:cs="Mangal Pro"/>
                <w:sz w:val="22"/>
                <w:szCs w:val="22"/>
              </w:rPr>
              <w:t>Calculator Page</w:t>
            </w:r>
          </w:p>
        </w:tc>
        <w:tc>
          <w:tcPr>
            <w:tcW w:w="2046" w:type="dxa"/>
          </w:tcPr>
          <w:p w14:paraId="779F131E" w14:textId="77777777" w:rsidR="00BD6FEB" w:rsidRPr="00AF36C7" w:rsidRDefault="00BD6FEB" w:rsidP="00BE3458">
            <w:pPr>
              <w:spacing w:line="276" w:lineRule="auto"/>
              <w:rPr>
                <w:rFonts w:ascii="Abadi" w:hAnsi="Abadi" w:cs="Mangal Pro"/>
                <w:sz w:val="22"/>
                <w:szCs w:val="22"/>
              </w:rPr>
            </w:pPr>
          </w:p>
          <w:p w14:paraId="2CAD4B81" w14:textId="77777777" w:rsidR="00BD6FEB" w:rsidRPr="00AF36C7" w:rsidRDefault="00BD6FEB" w:rsidP="00BE3458">
            <w:pPr>
              <w:spacing w:line="276" w:lineRule="auto"/>
              <w:rPr>
                <w:rFonts w:ascii="Abadi" w:hAnsi="Abadi" w:cs="Mangal Pro"/>
                <w:sz w:val="22"/>
                <w:szCs w:val="22"/>
              </w:rPr>
            </w:pPr>
          </w:p>
          <w:p w14:paraId="0F365308" w14:textId="77777777" w:rsidR="00BD6FEB" w:rsidRPr="00AF36C7" w:rsidRDefault="00BD6FEB" w:rsidP="00BE3458">
            <w:pPr>
              <w:spacing w:line="276" w:lineRule="auto"/>
              <w:rPr>
                <w:rFonts w:ascii="Abadi" w:hAnsi="Abadi" w:cs="Mangal Pro"/>
                <w:sz w:val="22"/>
                <w:szCs w:val="22"/>
              </w:rPr>
            </w:pPr>
          </w:p>
          <w:p w14:paraId="321C121B" w14:textId="77777777" w:rsidR="00BD6FEB" w:rsidRPr="00AF36C7" w:rsidRDefault="00BD6FEB" w:rsidP="00BE3458">
            <w:pPr>
              <w:spacing w:line="276" w:lineRule="auto"/>
              <w:rPr>
                <w:rFonts w:ascii="Abadi" w:hAnsi="Abadi" w:cs="Mangal Pro"/>
                <w:sz w:val="22"/>
                <w:szCs w:val="22"/>
              </w:rPr>
            </w:pPr>
          </w:p>
          <w:p w14:paraId="79EF521F" w14:textId="77777777" w:rsidR="00BD6FEB" w:rsidRPr="00AF36C7" w:rsidRDefault="00BD6FEB" w:rsidP="00BE3458">
            <w:pPr>
              <w:spacing w:line="276" w:lineRule="auto"/>
              <w:rPr>
                <w:rFonts w:ascii="Abadi" w:hAnsi="Abadi" w:cs="Mangal Pro"/>
                <w:sz w:val="22"/>
                <w:szCs w:val="22"/>
              </w:rPr>
            </w:pPr>
          </w:p>
          <w:p w14:paraId="1FBBAA71" w14:textId="7D73C4F2" w:rsidR="00BD6FEB" w:rsidRPr="00AF36C7" w:rsidRDefault="00BD6FEB" w:rsidP="005C2B6D">
            <w:pPr>
              <w:spacing w:line="276" w:lineRule="auto"/>
              <w:rPr>
                <w:rFonts w:ascii="Abadi" w:hAnsi="Abadi" w:cs="Mangal Pro"/>
                <w:sz w:val="22"/>
                <w:szCs w:val="22"/>
              </w:rPr>
            </w:pPr>
            <w:r w:rsidRPr="00AF36C7">
              <w:rPr>
                <w:rFonts w:ascii="Abadi" w:hAnsi="Abadi" w:cs="Mangal Pro"/>
                <w:sz w:val="22"/>
                <w:szCs w:val="22"/>
              </w:rPr>
              <w:t xml:space="preserve">- </w:t>
            </w:r>
            <w:r w:rsidR="005C2B6D" w:rsidRPr="00AF36C7">
              <w:rPr>
                <w:rFonts w:ascii="Abadi" w:hAnsi="Abadi" w:cs="Mangal Pro"/>
                <w:sz w:val="22"/>
                <w:szCs w:val="22"/>
              </w:rPr>
              <w:t>Updated subheading</w:t>
            </w:r>
          </w:p>
          <w:p w14:paraId="6D328DD4" w14:textId="41DE533A" w:rsidR="00AE43D7" w:rsidRPr="00AF36C7" w:rsidRDefault="00363BCB" w:rsidP="005C2B6D">
            <w:pPr>
              <w:spacing w:line="276" w:lineRule="auto"/>
              <w:rPr>
                <w:rFonts w:ascii="Abadi" w:hAnsi="Abadi" w:cs="Mangal Pro"/>
                <w:sz w:val="22"/>
                <w:szCs w:val="22"/>
              </w:rPr>
            </w:pPr>
            <w:r w:rsidRPr="00AF36C7">
              <w:rPr>
                <w:rFonts w:ascii="Abadi" w:hAnsi="Abadi" w:cs="Mangal Pro"/>
                <w:sz w:val="22"/>
                <w:szCs w:val="22"/>
              </w:rPr>
              <w:t>- Fixed ‘Compute’ button function in script.js</w:t>
            </w:r>
          </w:p>
          <w:p w14:paraId="0545E0F9" w14:textId="08CE9228" w:rsidR="00421C35" w:rsidRPr="00AF36C7" w:rsidRDefault="00363BCB" w:rsidP="005C2B6D">
            <w:pPr>
              <w:spacing w:line="276" w:lineRule="auto"/>
              <w:rPr>
                <w:rFonts w:ascii="Abadi" w:hAnsi="Abadi" w:cs="Mangal Pro"/>
                <w:sz w:val="22"/>
                <w:szCs w:val="22"/>
              </w:rPr>
            </w:pPr>
            <w:r w:rsidRPr="00AF36C7">
              <w:rPr>
                <w:rFonts w:ascii="Abadi" w:hAnsi="Abadi" w:cs="Mangal Pro"/>
                <w:sz w:val="22"/>
                <w:szCs w:val="22"/>
              </w:rPr>
              <w:t xml:space="preserve">- Added </w:t>
            </w:r>
            <w:r w:rsidR="00421C35" w:rsidRPr="00AF36C7">
              <w:rPr>
                <w:rFonts w:ascii="Abadi" w:hAnsi="Abadi" w:cs="Mangal Pro"/>
                <w:sz w:val="22"/>
                <w:szCs w:val="22"/>
              </w:rPr>
              <w:t>activity list block</w:t>
            </w:r>
          </w:p>
          <w:p w14:paraId="7B00EA9A" w14:textId="556A73A6" w:rsidR="00421C35" w:rsidRPr="00AF36C7" w:rsidRDefault="00421C35" w:rsidP="005C2B6D">
            <w:pPr>
              <w:spacing w:line="276" w:lineRule="auto"/>
              <w:rPr>
                <w:rFonts w:ascii="Abadi" w:hAnsi="Abadi" w:cs="Mangal Pro"/>
                <w:sz w:val="22"/>
                <w:szCs w:val="22"/>
              </w:rPr>
            </w:pPr>
            <w:r w:rsidRPr="00AF36C7">
              <w:rPr>
                <w:rFonts w:ascii="Abadi" w:hAnsi="Abadi" w:cs="Mangal Pro"/>
                <w:sz w:val="22"/>
                <w:szCs w:val="22"/>
              </w:rPr>
              <w:t>- Added styles in styles.css</w:t>
            </w:r>
          </w:p>
          <w:p w14:paraId="0E520EBE" w14:textId="77777777" w:rsidR="00421C35" w:rsidRPr="00AF36C7" w:rsidRDefault="00421C35" w:rsidP="005C2B6D">
            <w:pPr>
              <w:spacing w:line="276" w:lineRule="auto"/>
              <w:rPr>
                <w:rFonts w:ascii="Abadi" w:hAnsi="Abadi" w:cs="Mangal Pro"/>
                <w:sz w:val="22"/>
                <w:szCs w:val="22"/>
              </w:rPr>
            </w:pPr>
          </w:p>
          <w:p w14:paraId="7D866E4D" w14:textId="77777777" w:rsidR="00BD6FEB" w:rsidRPr="00AF36C7" w:rsidRDefault="00BD6FEB" w:rsidP="00BE3458">
            <w:pPr>
              <w:spacing w:line="276" w:lineRule="auto"/>
              <w:rPr>
                <w:rFonts w:ascii="Abadi" w:hAnsi="Abadi" w:cs="Mangal Pro"/>
                <w:sz w:val="22"/>
                <w:szCs w:val="22"/>
              </w:rPr>
            </w:pPr>
          </w:p>
          <w:p w14:paraId="29427FD7" w14:textId="77777777" w:rsidR="00BD6FEB" w:rsidRPr="00AF36C7" w:rsidRDefault="00BD6FEB" w:rsidP="00BE3458">
            <w:pPr>
              <w:spacing w:line="276" w:lineRule="auto"/>
              <w:rPr>
                <w:rFonts w:ascii="Abadi" w:hAnsi="Abadi" w:cs="Mangal Pro"/>
                <w:sz w:val="22"/>
                <w:szCs w:val="22"/>
              </w:rPr>
            </w:pPr>
          </w:p>
        </w:tc>
        <w:tc>
          <w:tcPr>
            <w:tcW w:w="1701" w:type="dxa"/>
          </w:tcPr>
          <w:p w14:paraId="772F20B6" w14:textId="77777777" w:rsidR="00BD6FEB" w:rsidRPr="00AF36C7" w:rsidRDefault="00BD6FEB" w:rsidP="00BE3458">
            <w:pPr>
              <w:spacing w:line="276" w:lineRule="auto"/>
              <w:rPr>
                <w:rFonts w:ascii="Abadi" w:hAnsi="Abadi" w:cs="Mangal Pro"/>
                <w:sz w:val="22"/>
                <w:szCs w:val="22"/>
              </w:rPr>
            </w:pPr>
          </w:p>
          <w:p w14:paraId="6606DC80" w14:textId="77777777" w:rsidR="00BD6FEB" w:rsidRPr="00AF36C7" w:rsidRDefault="00BD6FEB" w:rsidP="00BE3458">
            <w:pPr>
              <w:spacing w:line="276" w:lineRule="auto"/>
              <w:rPr>
                <w:rFonts w:ascii="Abadi" w:hAnsi="Abadi" w:cs="Mangal Pro"/>
                <w:sz w:val="22"/>
                <w:szCs w:val="22"/>
              </w:rPr>
            </w:pPr>
          </w:p>
          <w:p w14:paraId="30461A67" w14:textId="77777777" w:rsidR="00BD6FEB" w:rsidRPr="00AF36C7" w:rsidRDefault="00BD6FEB" w:rsidP="00BE3458">
            <w:pPr>
              <w:spacing w:line="276" w:lineRule="auto"/>
              <w:rPr>
                <w:rFonts w:ascii="Abadi" w:hAnsi="Abadi" w:cs="Mangal Pro"/>
                <w:sz w:val="22"/>
                <w:szCs w:val="22"/>
              </w:rPr>
            </w:pPr>
          </w:p>
          <w:p w14:paraId="429DD218" w14:textId="77777777" w:rsidR="00BD6FEB" w:rsidRPr="00AF36C7" w:rsidRDefault="00BD6FEB" w:rsidP="00BE3458">
            <w:pPr>
              <w:spacing w:line="276" w:lineRule="auto"/>
              <w:rPr>
                <w:rFonts w:ascii="Abadi" w:hAnsi="Abadi" w:cs="Mangal Pro"/>
                <w:sz w:val="22"/>
                <w:szCs w:val="22"/>
              </w:rPr>
            </w:pPr>
          </w:p>
          <w:p w14:paraId="3B91C314" w14:textId="2F3BDFC6"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w:t>
            </w:r>
            <w:r w:rsidR="00421C35" w:rsidRPr="00AF36C7">
              <w:rPr>
                <w:rFonts w:ascii="Abadi" w:hAnsi="Abadi" w:cs="Mangal Pro"/>
                <w:sz w:val="22"/>
                <w:szCs w:val="22"/>
              </w:rPr>
              <w:t xml:space="preserve">New subheading </w:t>
            </w:r>
            <w:r w:rsidRPr="00AF36C7">
              <w:rPr>
                <w:rFonts w:ascii="Abadi" w:hAnsi="Abadi" w:cs="Mangal Pro"/>
                <w:sz w:val="22"/>
                <w:szCs w:val="22"/>
              </w:rPr>
              <w:t>displays</w:t>
            </w:r>
          </w:p>
          <w:p w14:paraId="61F5A05E" w14:textId="75C79F45"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‘Compute’ button </w:t>
            </w:r>
            <w:r w:rsidR="00421C35" w:rsidRPr="00AF36C7">
              <w:rPr>
                <w:rFonts w:ascii="Abadi" w:hAnsi="Abadi" w:cs="Mangal Pro"/>
                <w:sz w:val="22"/>
                <w:szCs w:val="22"/>
              </w:rPr>
              <w:t>works</w:t>
            </w:r>
          </w:p>
          <w:p w14:paraId="271628A4" w14:textId="54D6AFF7"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w:t>
            </w:r>
            <w:r w:rsidR="0019073A" w:rsidRPr="00AF36C7">
              <w:rPr>
                <w:rFonts w:ascii="Abadi" w:hAnsi="Abadi" w:cs="Mangal Pro"/>
                <w:sz w:val="22"/>
                <w:szCs w:val="22"/>
              </w:rPr>
              <w:t xml:space="preserve">Activity block </w:t>
            </w:r>
            <w:r w:rsidRPr="00AF36C7">
              <w:rPr>
                <w:rFonts w:ascii="Abadi" w:hAnsi="Abadi" w:cs="Mangal Pro"/>
                <w:sz w:val="22"/>
                <w:szCs w:val="22"/>
              </w:rPr>
              <w:t>displays</w:t>
            </w:r>
          </w:p>
          <w:p w14:paraId="479922FB" w14:textId="77777777" w:rsidR="0019073A"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Styles </w:t>
            </w:r>
          </w:p>
          <w:p w14:paraId="1821E409" w14:textId="7972E3C6"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inputted display</w:t>
            </w:r>
          </w:p>
        </w:tc>
        <w:tc>
          <w:tcPr>
            <w:tcW w:w="689" w:type="dxa"/>
            <w:shd w:val="clear" w:color="auto" w:fill="D9F2D0" w:themeFill="accent6" w:themeFillTint="33"/>
          </w:tcPr>
          <w:p w14:paraId="6735F98B" w14:textId="77777777" w:rsidR="00BD6FEB" w:rsidRPr="00AF36C7" w:rsidRDefault="00BD6FEB" w:rsidP="00BE3458">
            <w:pPr>
              <w:spacing w:line="276" w:lineRule="auto"/>
              <w:jc w:val="center"/>
              <w:rPr>
                <w:rFonts w:ascii="Abadi" w:hAnsi="Abadi" w:cs="Mangal Pro"/>
                <w:sz w:val="22"/>
                <w:szCs w:val="22"/>
              </w:rPr>
            </w:pPr>
          </w:p>
          <w:p w14:paraId="1CB34641" w14:textId="77777777" w:rsidR="00BD6FEB" w:rsidRPr="00AF36C7" w:rsidRDefault="00BD6FEB" w:rsidP="00BE3458">
            <w:pPr>
              <w:spacing w:line="276" w:lineRule="auto"/>
              <w:jc w:val="center"/>
              <w:rPr>
                <w:rFonts w:ascii="Abadi" w:hAnsi="Abadi" w:cs="Mangal Pro"/>
                <w:sz w:val="22"/>
                <w:szCs w:val="22"/>
              </w:rPr>
            </w:pPr>
          </w:p>
          <w:p w14:paraId="249AEFA6" w14:textId="77777777" w:rsidR="00BD6FEB" w:rsidRPr="00AF36C7" w:rsidRDefault="00BD6FEB" w:rsidP="00BE3458">
            <w:pPr>
              <w:spacing w:line="276" w:lineRule="auto"/>
              <w:jc w:val="center"/>
              <w:rPr>
                <w:rFonts w:ascii="Abadi" w:hAnsi="Abadi" w:cs="Mangal Pro"/>
                <w:sz w:val="22"/>
                <w:szCs w:val="22"/>
              </w:rPr>
            </w:pPr>
          </w:p>
          <w:p w14:paraId="66E88A72" w14:textId="77777777" w:rsidR="00BD6FEB" w:rsidRPr="00AF36C7" w:rsidRDefault="00BD6FEB" w:rsidP="00BE3458">
            <w:pPr>
              <w:spacing w:line="276" w:lineRule="auto"/>
              <w:jc w:val="center"/>
              <w:rPr>
                <w:rFonts w:ascii="Abadi" w:hAnsi="Abadi" w:cs="Mangal Pro"/>
                <w:sz w:val="22"/>
                <w:szCs w:val="22"/>
              </w:rPr>
            </w:pPr>
          </w:p>
          <w:p w14:paraId="02141AC6" w14:textId="77777777" w:rsidR="00BD6FEB" w:rsidRPr="00AF36C7" w:rsidRDefault="00BD6FEB" w:rsidP="00BE3458">
            <w:pPr>
              <w:spacing w:line="276" w:lineRule="auto"/>
              <w:jc w:val="center"/>
              <w:rPr>
                <w:rFonts w:ascii="Abadi" w:hAnsi="Abadi" w:cs="Mangal Pro"/>
                <w:sz w:val="22"/>
                <w:szCs w:val="22"/>
              </w:rPr>
            </w:pPr>
          </w:p>
          <w:p w14:paraId="5853CBDC" w14:textId="77777777" w:rsidR="00BD6FEB" w:rsidRPr="00AF36C7" w:rsidRDefault="00BD6FEB" w:rsidP="00BE3458">
            <w:pPr>
              <w:spacing w:line="276" w:lineRule="auto"/>
              <w:jc w:val="center"/>
              <w:rPr>
                <w:rFonts w:ascii="Abadi" w:hAnsi="Abadi" w:cs="Mangal Pro"/>
                <w:sz w:val="22"/>
                <w:szCs w:val="22"/>
              </w:rPr>
            </w:pPr>
          </w:p>
          <w:p w14:paraId="21C09E07" w14:textId="77777777" w:rsidR="00BD6FEB" w:rsidRPr="00AF36C7" w:rsidRDefault="00BD6FEB" w:rsidP="00BE3458">
            <w:pPr>
              <w:spacing w:line="276" w:lineRule="auto"/>
              <w:jc w:val="center"/>
              <w:rPr>
                <w:rFonts w:ascii="Abadi" w:hAnsi="Abadi" w:cs="Mangal Pro"/>
                <w:sz w:val="22"/>
                <w:szCs w:val="22"/>
              </w:rPr>
            </w:pPr>
          </w:p>
          <w:p w14:paraId="5E582025" w14:textId="77777777" w:rsidR="00BD6FEB" w:rsidRPr="00AF36C7" w:rsidRDefault="00BD6FEB" w:rsidP="0019073A">
            <w:pPr>
              <w:spacing w:line="276" w:lineRule="auto"/>
              <w:rPr>
                <w:rFonts w:ascii="Abadi" w:hAnsi="Abadi" w:cs="Mangal Pro"/>
                <w:sz w:val="22"/>
                <w:szCs w:val="22"/>
              </w:rPr>
            </w:pPr>
          </w:p>
          <w:p w14:paraId="75D6032E" w14:textId="77777777" w:rsidR="00BD6FEB" w:rsidRPr="00AF36C7" w:rsidRDefault="00BD6FEB" w:rsidP="00BE3458">
            <w:pPr>
              <w:spacing w:line="276" w:lineRule="auto"/>
              <w:jc w:val="center"/>
              <w:rPr>
                <w:rFonts w:ascii="Abadi" w:hAnsi="Abadi" w:cs="Mangal Pro"/>
                <w:sz w:val="22"/>
                <w:szCs w:val="22"/>
              </w:rPr>
            </w:pPr>
            <w:r w:rsidRPr="0041277B">
              <w:rPr>
                <w:rFonts w:ascii="Abadi" w:hAnsi="Abadi" w:cs="Mangal Pro"/>
                <w:color w:val="275317" w:themeColor="accent6" w:themeShade="80"/>
                <w:sz w:val="22"/>
                <w:szCs w:val="22"/>
              </w:rPr>
              <w:t>Pass</w:t>
            </w:r>
          </w:p>
        </w:tc>
        <w:tc>
          <w:tcPr>
            <w:tcW w:w="1579" w:type="dxa"/>
          </w:tcPr>
          <w:p w14:paraId="2E44F073" w14:textId="77777777" w:rsidR="00BD6FEB" w:rsidRPr="00AF36C7" w:rsidRDefault="00BD6FEB" w:rsidP="00BE3458">
            <w:pPr>
              <w:spacing w:line="276" w:lineRule="auto"/>
              <w:rPr>
                <w:rFonts w:ascii="Abadi" w:hAnsi="Abadi" w:cs="Mangal Pro"/>
                <w:sz w:val="22"/>
                <w:szCs w:val="22"/>
              </w:rPr>
            </w:pPr>
          </w:p>
          <w:p w14:paraId="25C9459E" w14:textId="77777777" w:rsidR="00BD6FEB" w:rsidRPr="00AF36C7" w:rsidRDefault="00BD6FEB" w:rsidP="00BE3458">
            <w:pPr>
              <w:spacing w:line="276" w:lineRule="auto"/>
              <w:rPr>
                <w:rFonts w:ascii="Abadi" w:hAnsi="Abadi" w:cs="Mangal Pro"/>
                <w:sz w:val="22"/>
                <w:szCs w:val="22"/>
              </w:rPr>
            </w:pPr>
          </w:p>
          <w:p w14:paraId="050522D4" w14:textId="77777777" w:rsidR="00BD6FEB" w:rsidRPr="00AF36C7" w:rsidRDefault="00BD6FEB" w:rsidP="00BE3458">
            <w:pPr>
              <w:spacing w:line="276" w:lineRule="auto"/>
              <w:rPr>
                <w:rFonts w:ascii="Abadi" w:hAnsi="Abadi" w:cs="Mangal Pro"/>
                <w:sz w:val="22"/>
                <w:szCs w:val="22"/>
              </w:rPr>
            </w:pPr>
          </w:p>
          <w:p w14:paraId="3115D2A4" w14:textId="77777777" w:rsidR="00BD6FEB" w:rsidRPr="00AF36C7" w:rsidRDefault="00BD6FEB" w:rsidP="00BE3458">
            <w:pPr>
              <w:spacing w:line="276" w:lineRule="auto"/>
              <w:rPr>
                <w:rFonts w:ascii="Abadi" w:hAnsi="Abadi" w:cs="Mangal Pro"/>
                <w:sz w:val="22"/>
                <w:szCs w:val="22"/>
              </w:rPr>
            </w:pPr>
          </w:p>
          <w:p w14:paraId="63086443" w14:textId="77777777" w:rsidR="00421C35" w:rsidRPr="00AF36C7" w:rsidRDefault="00421C35" w:rsidP="00BE3458">
            <w:pPr>
              <w:spacing w:line="276" w:lineRule="auto"/>
              <w:rPr>
                <w:rFonts w:ascii="Abadi" w:hAnsi="Abadi" w:cs="Mangal Pro"/>
                <w:sz w:val="22"/>
                <w:szCs w:val="22"/>
              </w:rPr>
            </w:pPr>
          </w:p>
          <w:p w14:paraId="4D3D7974" w14:textId="77777777"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Did coding correctly</w:t>
            </w:r>
          </w:p>
          <w:p w14:paraId="2D3EBD30" w14:textId="015BFA6C" w:rsidR="00421C35" w:rsidRPr="00AF36C7" w:rsidRDefault="00421C35" w:rsidP="00BE3458">
            <w:pPr>
              <w:spacing w:line="276" w:lineRule="auto"/>
              <w:rPr>
                <w:rFonts w:ascii="Abadi" w:hAnsi="Abadi" w:cs="Mangal Pro"/>
                <w:sz w:val="22"/>
                <w:szCs w:val="22"/>
              </w:rPr>
            </w:pPr>
            <w:r w:rsidRPr="00AF36C7">
              <w:rPr>
                <w:rFonts w:ascii="Abadi" w:hAnsi="Abadi" w:cs="Mangal Pro"/>
                <w:sz w:val="22"/>
                <w:szCs w:val="22"/>
              </w:rPr>
              <w:t>- Used correct syntax for ‘Compute’ function</w:t>
            </w:r>
          </w:p>
        </w:tc>
        <w:tc>
          <w:tcPr>
            <w:tcW w:w="3119" w:type="dxa"/>
          </w:tcPr>
          <w:p w14:paraId="5AECAB95" w14:textId="7D5ED3F0" w:rsidR="00BD6FEB" w:rsidRPr="00AF36C7" w:rsidRDefault="001957D5" w:rsidP="00BE3458">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9F592A0" wp14:editId="22161965">
                  <wp:extent cx="1718900" cy="1199303"/>
                  <wp:effectExtent l="0" t="0" r="0" b="1270"/>
                  <wp:docPr id="101878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8883" name=""/>
                          <pic:cNvPicPr/>
                        </pic:nvPicPr>
                        <pic:blipFill>
                          <a:blip r:embed="rId53"/>
                          <a:stretch>
                            <a:fillRect/>
                          </a:stretch>
                        </pic:blipFill>
                        <pic:spPr>
                          <a:xfrm>
                            <a:off x="0" y="0"/>
                            <a:ext cx="1728326" cy="1205879"/>
                          </a:xfrm>
                          <a:prstGeom prst="rect">
                            <a:avLst/>
                          </a:prstGeom>
                        </pic:spPr>
                      </pic:pic>
                    </a:graphicData>
                  </a:graphic>
                </wp:inline>
              </w:drawing>
            </w:r>
          </w:p>
          <w:p w14:paraId="55520C71" w14:textId="77777777" w:rsidR="00BD6FEB" w:rsidRPr="00AF36C7" w:rsidRDefault="0019073A" w:rsidP="00BE3458">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20657D8" wp14:editId="0C585FBE">
                  <wp:extent cx="1696822" cy="1519617"/>
                  <wp:effectExtent l="0" t="0" r="0" b="4445"/>
                  <wp:docPr id="90472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27094" name=""/>
                          <pic:cNvPicPr/>
                        </pic:nvPicPr>
                        <pic:blipFill>
                          <a:blip r:embed="rId54"/>
                          <a:stretch>
                            <a:fillRect/>
                          </a:stretch>
                        </pic:blipFill>
                        <pic:spPr>
                          <a:xfrm>
                            <a:off x="0" y="0"/>
                            <a:ext cx="1721797" cy="1541983"/>
                          </a:xfrm>
                          <a:prstGeom prst="rect">
                            <a:avLst/>
                          </a:prstGeom>
                        </pic:spPr>
                      </pic:pic>
                    </a:graphicData>
                  </a:graphic>
                </wp:inline>
              </w:drawing>
            </w:r>
          </w:p>
          <w:p w14:paraId="447F6877" w14:textId="025E4189" w:rsidR="00415195" w:rsidRPr="00AF36C7" w:rsidRDefault="00415195" w:rsidP="00BE3458">
            <w:pPr>
              <w:spacing w:line="276" w:lineRule="auto"/>
              <w:jc w:val="center"/>
              <w:rPr>
                <w:rFonts w:ascii="Abadi" w:hAnsi="Abadi" w:cs="Mangal Pro"/>
                <w:sz w:val="22"/>
                <w:szCs w:val="22"/>
              </w:rPr>
            </w:pPr>
            <w:r w:rsidRPr="00AF36C7">
              <w:rPr>
                <w:rFonts w:ascii="Abadi" w:hAnsi="Abadi" w:cs="Mangal Pro"/>
                <w:noProof/>
                <w:sz w:val="22"/>
                <w:szCs w:val="22"/>
              </w:rPr>
              <w:lastRenderedPageBreak/>
              <w:drawing>
                <wp:inline distT="0" distB="0" distL="0" distR="0" wp14:anchorId="7504CC54" wp14:editId="2786F319">
                  <wp:extent cx="1706026" cy="875395"/>
                  <wp:effectExtent l="0" t="0" r="8890" b="1270"/>
                  <wp:docPr id="141569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4748" name=""/>
                          <pic:cNvPicPr/>
                        </pic:nvPicPr>
                        <pic:blipFill>
                          <a:blip r:embed="rId55"/>
                          <a:stretch>
                            <a:fillRect/>
                          </a:stretch>
                        </pic:blipFill>
                        <pic:spPr>
                          <a:xfrm>
                            <a:off x="0" y="0"/>
                            <a:ext cx="1711210" cy="878055"/>
                          </a:xfrm>
                          <a:prstGeom prst="rect">
                            <a:avLst/>
                          </a:prstGeom>
                        </pic:spPr>
                      </pic:pic>
                    </a:graphicData>
                  </a:graphic>
                </wp:inline>
              </w:drawing>
            </w:r>
          </w:p>
        </w:tc>
      </w:tr>
      <w:tr w:rsidR="00BD6FEB" w:rsidRPr="00AF36C7" w14:paraId="396A37A9" w14:textId="77777777" w:rsidTr="00BE5D0C">
        <w:tc>
          <w:tcPr>
            <w:tcW w:w="1351" w:type="dxa"/>
            <w:vMerge/>
          </w:tcPr>
          <w:p w14:paraId="7594E177" w14:textId="77777777" w:rsidR="00BD6FEB" w:rsidRPr="00AF36C7" w:rsidRDefault="00BD6FEB" w:rsidP="00BE3458">
            <w:pPr>
              <w:spacing w:line="276" w:lineRule="auto"/>
              <w:jc w:val="center"/>
              <w:rPr>
                <w:rFonts w:ascii="Abadi" w:hAnsi="Abadi" w:cs="Mangal Pro"/>
                <w:sz w:val="22"/>
                <w:szCs w:val="22"/>
              </w:rPr>
            </w:pPr>
          </w:p>
        </w:tc>
        <w:tc>
          <w:tcPr>
            <w:tcW w:w="2046" w:type="dxa"/>
          </w:tcPr>
          <w:p w14:paraId="1FCEADAA" w14:textId="5C0B9BB3" w:rsidR="00BD6FEB" w:rsidRPr="00AF36C7" w:rsidRDefault="00BD6FEB" w:rsidP="00415195">
            <w:pPr>
              <w:spacing w:line="276" w:lineRule="auto"/>
              <w:rPr>
                <w:rFonts w:ascii="Abadi" w:hAnsi="Abadi" w:cs="Mangal Pro"/>
                <w:sz w:val="22"/>
                <w:szCs w:val="22"/>
              </w:rPr>
            </w:pPr>
            <w:r w:rsidRPr="00AF36C7">
              <w:rPr>
                <w:rFonts w:ascii="Abadi" w:hAnsi="Abadi" w:cs="Mangal Pro"/>
                <w:sz w:val="22"/>
                <w:szCs w:val="22"/>
              </w:rPr>
              <w:t xml:space="preserve">- </w:t>
            </w:r>
            <w:r w:rsidR="00415195" w:rsidRPr="00AF36C7">
              <w:rPr>
                <w:rFonts w:ascii="Abadi" w:hAnsi="Abadi" w:cs="Mangal Pro"/>
                <w:sz w:val="22"/>
                <w:szCs w:val="22"/>
              </w:rPr>
              <w:t>List of activities display depending on total number of hours computed</w:t>
            </w:r>
          </w:p>
        </w:tc>
        <w:tc>
          <w:tcPr>
            <w:tcW w:w="1701" w:type="dxa"/>
          </w:tcPr>
          <w:p w14:paraId="022DA6A0" w14:textId="3980CC53"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w:t>
            </w:r>
            <w:r w:rsidR="00415195" w:rsidRPr="00AF36C7">
              <w:rPr>
                <w:rFonts w:ascii="Abadi" w:hAnsi="Abadi" w:cs="Mangal Pro"/>
                <w:sz w:val="22"/>
                <w:szCs w:val="22"/>
              </w:rPr>
              <w:t>List of Activities display</w:t>
            </w:r>
          </w:p>
        </w:tc>
        <w:tc>
          <w:tcPr>
            <w:tcW w:w="689" w:type="dxa"/>
            <w:shd w:val="clear" w:color="auto" w:fill="FAE2D5" w:themeFill="accent2" w:themeFillTint="33"/>
          </w:tcPr>
          <w:p w14:paraId="2C5E03C5" w14:textId="77777777" w:rsidR="00BD6FEB" w:rsidRPr="00AF36C7" w:rsidRDefault="00BD6FEB" w:rsidP="00BE3458">
            <w:pPr>
              <w:spacing w:line="276" w:lineRule="auto"/>
              <w:jc w:val="center"/>
              <w:rPr>
                <w:rFonts w:ascii="Abadi" w:hAnsi="Abadi" w:cs="Mangal Pro"/>
                <w:sz w:val="22"/>
                <w:szCs w:val="22"/>
              </w:rPr>
            </w:pPr>
          </w:p>
          <w:p w14:paraId="2DC36686" w14:textId="77777777" w:rsidR="00BD6FEB" w:rsidRPr="00AF36C7" w:rsidRDefault="00BD6FEB" w:rsidP="00BE3458">
            <w:pPr>
              <w:spacing w:line="276" w:lineRule="auto"/>
              <w:jc w:val="center"/>
              <w:rPr>
                <w:rFonts w:ascii="Abadi" w:hAnsi="Abadi" w:cs="Mangal Pro"/>
                <w:sz w:val="22"/>
                <w:szCs w:val="22"/>
              </w:rPr>
            </w:pPr>
          </w:p>
          <w:p w14:paraId="3C40F7E0" w14:textId="77777777" w:rsidR="00BD6FEB" w:rsidRPr="00AF36C7" w:rsidRDefault="00BD6FEB" w:rsidP="00BE3458">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79" w:type="dxa"/>
          </w:tcPr>
          <w:p w14:paraId="6A765D14" w14:textId="62C54367" w:rsidR="00BD6FEB"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w:t>
            </w:r>
            <w:r w:rsidR="00415195" w:rsidRPr="00AF36C7">
              <w:rPr>
                <w:rFonts w:ascii="Abadi" w:hAnsi="Abadi" w:cs="Mangal Pro"/>
                <w:sz w:val="22"/>
                <w:szCs w:val="22"/>
              </w:rPr>
              <w:t>Did not use conditional statements (if, elif, else)</w:t>
            </w:r>
          </w:p>
        </w:tc>
        <w:tc>
          <w:tcPr>
            <w:tcW w:w="3119" w:type="dxa"/>
          </w:tcPr>
          <w:p w14:paraId="2727D167" w14:textId="77777777" w:rsidR="00BD6FEB" w:rsidRPr="00AF36C7" w:rsidRDefault="00BD6FEB" w:rsidP="001A5D42">
            <w:pPr>
              <w:spacing w:line="276" w:lineRule="auto"/>
              <w:rPr>
                <w:rFonts w:ascii="Abadi" w:hAnsi="Abadi" w:cs="Mangal Pro"/>
                <w:sz w:val="22"/>
                <w:szCs w:val="22"/>
              </w:rPr>
            </w:pPr>
          </w:p>
          <w:p w14:paraId="3D9933EF" w14:textId="19F8EA72" w:rsidR="00415195" w:rsidRPr="00AF36C7" w:rsidRDefault="00BD6FEB" w:rsidP="00BE3458">
            <w:pPr>
              <w:spacing w:line="276" w:lineRule="auto"/>
              <w:rPr>
                <w:rFonts w:ascii="Abadi" w:hAnsi="Abadi" w:cs="Mangal Pro"/>
                <w:sz w:val="22"/>
                <w:szCs w:val="22"/>
              </w:rPr>
            </w:pPr>
            <w:r w:rsidRPr="00AF36C7">
              <w:rPr>
                <w:rFonts w:ascii="Abadi" w:hAnsi="Abadi" w:cs="Mangal Pro"/>
                <w:sz w:val="22"/>
                <w:szCs w:val="22"/>
              </w:rPr>
              <w:t xml:space="preserve">- </w:t>
            </w:r>
            <w:r w:rsidR="00D71F4F" w:rsidRPr="00AF36C7">
              <w:rPr>
                <w:rFonts w:ascii="Abadi" w:hAnsi="Abadi" w:cs="Mangal Pro"/>
                <w:sz w:val="22"/>
                <w:szCs w:val="22"/>
              </w:rPr>
              <w:t>Add new function that uses the ‘Compute’</w:t>
            </w:r>
            <w:r w:rsidR="00415195" w:rsidRPr="00AF36C7">
              <w:rPr>
                <w:rFonts w:ascii="Abadi" w:hAnsi="Abadi" w:cs="Mangal Pro"/>
                <w:sz w:val="22"/>
                <w:szCs w:val="22"/>
              </w:rPr>
              <w:t xml:space="preserve"> button function</w:t>
            </w:r>
          </w:p>
        </w:tc>
      </w:tr>
    </w:tbl>
    <w:p w14:paraId="30FD33E1" w14:textId="77777777" w:rsidR="00415195" w:rsidRPr="00AF36C7" w:rsidRDefault="00415195" w:rsidP="00415195">
      <w:pPr>
        <w:spacing w:line="276" w:lineRule="auto"/>
        <w:jc w:val="both"/>
        <w:rPr>
          <w:rFonts w:ascii="Abadi" w:hAnsi="Abadi" w:cs="Mangal Pro"/>
          <w:b/>
          <w:bCs/>
          <w:sz w:val="22"/>
          <w:szCs w:val="22"/>
        </w:rPr>
      </w:pPr>
    </w:p>
    <w:p w14:paraId="0D293CD8" w14:textId="1C274CEF" w:rsidR="00415195" w:rsidRPr="00AF36C7" w:rsidRDefault="00415195" w:rsidP="00415195">
      <w:pPr>
        <w:spacing w:line="276" w:lineRule="auto"/>
        <w:jc w:val="both"/>
        <w:rPr>
          <w:rFonts w:ascii="Abadi" w:hAnsi="Abadi" w:cs="Mangal Pro"/>
          <w:b/>
          <w:bCs/>
          <w:sz w:val="22"/>
          <w:szCs w:val="22"/>
        </w:rPr>
      </w:pPr>
      <w:r w:rsidRPr="00AF36C7">
        <w:rPr>
          <w:rFonts w:ascii="Abadi" w:hAnsi="Abadi" w:cs="Mangal Pro"/>
          <w:b/>
          <w:bCs/>
          <w:sz w:val="22"/>
          <w:szCs w:val="22"/>
        </w:rPr>
        <w:t>Iteration 9 – 1</w:t>
      </w:r>
      <w:r w:rsidR="001A5D42" w:rsidRPr="00AF36C7">
        <w:rPr>
          <w:rFonts w:ascii="Abadi" w:hAnsi="Abadi" w:cs="Mangal Pro"/>
          <w:b/>
          <w:bCs/>
          <w:sz w:val="22"/>
          <w:szCs w:val="22"/>
        </w:rPr>
        <w:t>2</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247759" w:rsidRPr="00AF36C7" w14:paraId="703F2F5B" w14:textId="77777777" w:rsidTr="00BE5D0C">
        <w:tc>
          <w:tcPr>
            <w:tcW w:w="1351" w:type="dxa"/>
          </w:tcPr>
          <w:p w14:paraId="020FD482"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34582EE2"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360B5BA9"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6CC83EC7"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6A4C63CB"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55A23444" w14:textId="0F9D4654"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4ABBEFAA"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56724F47"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6954AB5E" w14:textId="7A5835A6"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75D5DA8A" w14:textId="77777777" w:rsidTr="00BE5D0C">
        <w:tc>
          <w:tcPr>
            <w:tcW w:w="1351" w:type="dxa"/>
          </w:tcPr>
          <w:p w14:paraId="01918246" w14:textId="77777777" w:rsidR="00247759" w:rsidRPr="00AF36C7" w:rsidRDefault="00247759" w:rsidP="00247759">
            <w:pPr>
              <w:spacing w:line="276" w:lineRule="auto"/>
              <w:jc w:val="center"/>
              <w:rPr>
                <w:rFonts w:ascii="Abadi" w:hAnsi="Abadi" w:cs="Mangal Pro"/>
                <w:sz w:val="22"/>
                <w:szCs w:val="22"/>
              </w:rPr>
            </w:pPr>
          </w:p>
          <w:p w14:paraId="78924331" w14:textId="77777777" w:rsidR="00247759" w:rsidRPr="00AF36C7" w:rsidRDefault="00247759" w:rsidP="00247759">
            <w:pPr>
              <w:spacing w:line="276" w:lineRule="auto"/>
              <w:jc w:val="center"/>
              <w:rPr>
                <w:rFonts w:ascii="Abadi" w:hAnsi="Abadi" w:cs="Mangal Pro"/>
                <w:sz w:val="22"/>
                <w:szCs w:val="22"/>
              </w:rPr>
            </w:pPr>
          </w:p>
          <w:p w14:paraId="58C0877A" w14:textId="77777777" w:rsidR="00247759" w:rsidRPr="00AF36C7" w:rsidRDefault="00247759" w:rsidP="00247759">
            <w:pPr>
              <w:spacing w:line="276" w:lineRule="auto"/>
              <w:rPr>
                <w:rFonts w:ascii="Abadi" w:hAnsi="Abadi" w:cs="Mangal Pro"/>
                <w:sz w:val="22"/>
                <w:szCs w:val="22"/>
              </w:rPr>
            </w:pPr>
          </w:p>
          <w:p w14:paraId="1F6B5076" w14:textId="2D51AF95"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Homepage</w:t>
            </w:r>
          </w:p>
        </w:tc>
        <w:tc>
          <w:tcPr>
            <w:tcW w:w="2046" w:type="dxa"/>
          </w:tcPr>
          <w:p w14:paraId="26C43D4F" w14:textId="77777777" w:rsidR="00247759" w:rsidRPr="00AF36C7" w:rsidRDefault="00247759" w:rsidP="00247759">
            <w:pPr>
              <w:spacing w:line="276" w:lineRule="auto"/>
              <w:rPr>
                <w:rFonts w:ascii="Abadi" w:hAnsi="Abadi" w:cs="Mangal Pro"/>
                <w:sz w:val="22"/>
                <w:szCs w:val="22"/>
              </w:rPr>
            </w:pPr>
          </w:p>
          <w:p w14:paraId="712856DF" w14:textId="77777777" w:rsidR="00247759" w:rsidRPr="00AF36C7" w:rsidRDefault="00247759" w:rsidP="00247759">
            <w:pPr>
              <w:spacing w:line="276" w:lineRule="auto"/>
              <w:rPr>
                <w:rFonts w:ascii="Abadi" w:hAnsi="Abadi" w:cs="Mangal Pro"/>
                <w:sz w:val="22"/>
                <w:szCs w:val="22"/>
              </w:rPr>
            </w:pPr>
          </w:p>
          <w:p w14:paraId="72FA7B42" w14:textId="5170D85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Changed block preview images to NZ-related images</w:t>
            </w:r>
          </w:p>
        </w:tc>
        <w:tc>
          <w:tcPr>
            <w:tcW w:w="1701" w:type="dxa"/>
          </w:tcPr>
          <w:p w14:paraId="384EB75A" w14:textId="77777777" w:rsidR="00247759" w:rsidRPr="00AF36C7" w:rsidRDefault="00247759" w:rsidP="00247759">
            <w:pPr>
              <w:spacing w:line="276" w:lineRule="auto"/>
              <w:rPr>
                <w:rFonts w:ascii="Abadi" w:hAnsi="Abadi" w:cs="Mangal Pro"/>
                <w:sz w:val="22"/>
                <w:szCs w:val="22"/>
              </w:rPr>
            </w:pPr>
          </w:p>
          <w:p w14:paraId="1C50D316" w14:textId="77777777" w:rsidR="00247759" w:rsidRPr="00AF36C7" w:rsidRDefault="00247759" w:rsidP="00247759">
            <w:pPr>
              <w:spacing w:line="276" w:lineRule="auto"/>
              <w:rPr>
                <w:rFonts w:ascii="Abadi" w:hAnsi="Abadi" w:cs="Mangal Pro"/>
                <w:sz w:val="22"/>
                <w:szCs w:val="22"/>
              </w:rPr>
            </w:pPr>
          </w:p>
          <w:p w14:paraId="0E577C41" w14:textId="3FE4C88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New images display</w:t>
            </w:r>
          </w:p>
        </w:tc>
        <w:tc>
          <w:tcPr>
            <w:tcW w:w="689" w:type="dxa"/>
            <w:shd w:val="clear" w:color="auto" w:fill="D9F2D0" w:themeFill="accent6" w:themeFillTint="33"/>
          </w:tcPr>
          <w:p w14:paraId="4B52911A"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5AF008C" w14:textId="77777777" w:rsidR="00247759" w:rsidRPr="0041277B" w:rsidRDefault="00247759" w:rsidP="00247759">
            <w:pPr>
              <w:spacing w:line="276" w:lineRule="auto"/>
              <w:rPr>
                <w:rFonts w:ascii="Abadi" w:hAnsi="Abadi" w:cs="Mangal Pro"/>
                <w:color w:val="275317" w:themeColor="accent6" w:themeShade="80"/>
                <w:sz w:val="22"/>
                <w:szCs w:val="22"/>
              </w:rPr>
            </w:pPr>
          </w:p>
          <w:p w14:paraId="4D468508" w14:textId="7769B521"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49E77961" w14:textId="77777777" w:rsidR="00247759" w:rsidRPr="00AF36C7" w:rsidRDefault="00247759" w:rsidP="00247759">
            <w:pPr>
              <w:spacing w:line="276" w:lineRule="auto"/>
              <w:rPr>
                <w:rFonts w:ascii="Abadi" w:hAnsi="Abadi" w:cs="Mangal Pro"/>
                <w:sz w:val="22"/>
                <w:szCs w:val="22"/>
              </w:rPr>
            </w:pPr>
          </w:p>
          <w:p w14:paraId="68042A4D"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Uploaded new images</w:t>
            </w:r>
          </w:p>
          <w:p w14:paraId="256A5F52" w14:textId="646C663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7CD79757" w14:textId="40EAADF2"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61FE214" wp14:editId="4BBC0D0E">
                  <wp:extent cx="1763419" cy="1066375"/>
                  <wp:effectExtent l="0" t="0" r="8255" b="635"/>
                  <wp:docPr id="125838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1688" name=""/>
                          <pic:cNvPicPr/>
                        </pic:nvPicPr>
                        <pic:blipFill>
                          <a:blip r:embed="rId56"/>
                          <a:stretch>
                            <a:fillRect/>
                          </a:stretch>
                        </pic:blipFill>
                        <pic:spPr>
                          <a:xfrm flipH="1">
                            <a:off x="0" y="0"/>
                            <a:ext cx="1770265" cy="1070515"/>
                          </a:xfrm>
                          <a:prstGeom prst="rect">
                            <a:avLst/>
                          </a:prstGeom>
                        </pic:spPr>
                      </pic:pic>
                    </a:graphicData>
                  </a:graphic>
                </wp:inline>
              </w:drawing>
            </w:r>
          </w:p>
        </w:tc>
      </w:tr>
      <w:tr w:rsidR="00247759" w:rsidRPr="00AF36C7" w14:paraId="43A6CB09" w14:textId="77777777" w:rsidTr="00BE5D0C">
        <w:tc>
          <w:tcPr>
            <w:tcW w:w="1351" w:type="dxa"/>
          </w:tcPr>
          <w:p w14:paraId="44EF9970" w14:textId="77777777" w:rsidR="00247759" w:rsidRPr="00AF36C7" w:rsidRDefault="00247759" w:rsidP="00247759">
            <w:pPr>
              <w:spacing w:line="276" w:lineRule="auto"/>
              <w:rPr>
                <w:rFonts w:ascii="Abadi" w:hAnsi="Abadi" w:cs="Mangal Pro"/>
                <w:sz w:val="22"/>
                <w:szCs w:val="22"/>
              </w:rPr>
            </w:pPr>
          </w:p>
          <w:p w14:paraId="36DE2937" w14:textId="77777777" w:rsidR="00247759" w:rsidRPr="00AF36C7" w:rsidRDefault="00247759" w:rsidP="00247759">
            <w:pPr>
              <w:spacing w:line="276" w:lineRule="auto"/>
              <w:rPr>
                <w:rFonts w:ascii="Abadi" w:hAnsi="Abadi" w:cs="Mangal Pro"/>
                <w:sz w:val="22"/>
                <w:szCs w:val="22"/>
              </w:rPr>
            </w:pPr>
          </w:p>
          <w:p w14:paraId="03E0006C" w14:textId="77777777" w:rsidR="00247759" w:rsidRPr="00AF36C7" w:rsidRDefault="00247759" w:rsidP="00247759">
            <w:pPr>
              <w:spacing w:line="276" w:lineRule="auto"/>
              <w:rPr>
                <w:rFonts w:ascii="Abadi" w:hAnsi="Abadi" w:cs="Mangal Pro"/>
                <w:sz w:val="22"/>
                <w:szCs w:val="22"/>
              </w:rPr>
            </w:pPr>
          </w:p>
          <w:p w14:paraId="437CCFC1" w14:textId="77777777" w:rsidR="00247759" w:rsidRPr="00AF36C7" w:rsidRDefault="00247759" w:rsidP="00247759">
            <w:pPr>
              <w:spacing w:line="276" w:lineRule="auto"/>
              <w:rPr>
                <w:rFonts w:ascii="Abadi" w:hAnsi="Abadi" w:cs="Mangal Pro"/>
                <w:sz w:val="22"/>
                <w:szCs w:val="22"/>
              </w:rPr>
            </w:pPr>
          </w:p>
          <w:p w14:paraId="263AF283" w14:textId="77777777" w:rsidR="00247759" w:rsidRPr="00AF36C7" w:rsidRDefault="00247759" w:rsidP="00247759">
            <w:pPr>
              <w:spacing w:line="276" w:lineRule="auto"/>
              <w:rPr>
                <w:rFonts w:ascii="Abadi" w:hAnsi="Abadi" w:cs="Mangal Pro"/>
                <w:sz w:val="22"/>
                <w:szCs w:val="22"/>
              </w:rPr>
            </w:pPr>
          </w:p>
          <w:p w14:paraId="3E76456F"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Calculator Page</w:t>
            </w:r>
          </w:p>
        </w:tc>
        <w:tc>
          <w:tcPr>
            <w:tcW w:w="2046" w:type="dxa"/>
          </w:tcPr>
          <w:p w14:paraId="5A5295DB" w14:textId="77777777" w:rsidR="00247759" w:rsidRPr="00AF36C7" w:rsidRDefault="00247759" w:rsidP="00247759">
            <w:pPr>
              <w:spacing w:line="276" w:lineRule="auto"/>
              <w:rPr>
                <w:rFonts w:ascii="Abadi" w:hAnsi="Abadi" w:cs="Mangal Pro"/>
                <w:sz w:val="22"/>
                <w:szCs w:val="22"/>
              </w:rPr>
            </w:pPr>
          </w:p>
          <w:p w14:paraId="6070B2AD" w14:textId="77777777" w:rsidR="00247759" w:rsidRPr="00AF36C7" w:rsidRDefault="00247759" w:rsidP="00247759">
            <w:pPr>
              <w:spacing w:line="276" w:lineRule="auto"/>
              <w:rPr>
                <w:rFonts w:ascii="Abadi" w:hAnsi="Abadi" w:cs="Mangal Pro"/>
                <w:sz w:val="22"/>
                <w:szCs w:val="22"/>
              </w:rPr>
            </w:pPr>
          </w:p>
          <w:p w14:paraId="74671785" w14:textId="77777777" w:rsidR="00247759" w:rsidRPr="00AF36C7" w:rsidRDefault="00247759" w:rsidP="00247759">
            <w:pPr>
              <w:spacing w:line="276" w:lineRule="auto"/>
              <w:rPr>
                <w:rFonts w:ascii="Abadi" w:hAnsi="Abadi" w:cs="Mangal Pro"/>
                <w:sz w:val="22"/>
                <w:szCs w:val="22"/>
              </w:rPr>
            </w:pPr>
          </w:p>
          <w:p w14:paraId="3FA70ACA" w14:textId="77777777" w:rsidR="00247759" w:rsidRPr="00AF36C7" w:rsidRDefault="00247759" w:rsidP="00247759">
            <w:pPr>
              <w:spacing w:line="276" w:lineRule="auto"/>
              <w:rPr>
                <w:rFonts w:ascii="Abadi" w:hAnsi="Abadi" w:cs="Mangal Pro"/>
                <w:sz w:val="22"/>
                <w:szCs w:val="22"/>
              </w:rPr>
            </w:pPr>
          </w:p>
          <w:p w14:paraId="16C31C64" w14:textId="51D874F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function for List of Activities to display</w:t>
            </w:r>
          </w:p>
          <w:p w14:paraId="5624D955" w14:textId="77777777" w:rsidR="00247759" w:rsidRPr="00AF36C7" w:rsidRDefault="00247759" w:rsidP="00247759">
            <w:pPr>
              <w:spacing w:line="276" w:lineRule="auto"/>
              <w:rPr>
                <w:rFonts w:ascii="Abadi" w:hAnsi="Abadi" w:cs="Mangal Pro"/>
                <w:sz w:val="22"/>
                <w:szCs w:val="22"/>
              </w:rPr>
            </w:pPr>
          </w:p>
          <w:p w14:paraId="5EB263C6" w14:textId="77777777" w:rsidR="00247759" w:rsidRPr="00AF36C7" w:rsidRDefault="00247759" w:rsidP="00247759">
            <w:pPr>
              <w:spacing w:line="276" w:lineRule="auto"/>
              <w:rPr>
                <w:rFonts w:ascii="Abadi" w:hAnsi="Abadi" w:cs="Mangal Pro"/>
                <w:sz w:val="22"/>
                <w:szCs w:val="22"/>
              </w:rPr>
            </w:pPr>
          </w:p>
          <w:p w14:paraId="7CAA9139" w14:textId="77777777" w:rsidR="00247759" w:rsidRPr="00AF36C7" w:rsidRDefault="00247759" w:rsidP="00247759">
            <w:pPr>
              <w:spacing w:line="276" w:lineRule="auto"/>
              <w:rPr>
                <w:rFonts w:ascii="Abadi" w:hAnsi="Abadi" w:cs="Mangal Pro"/>
                <w:sz w:val="22"/>
                <w:szCs w:val="22"/>
              </w:rPr>
            </w:pPr>
          </w:p>
        </w:tc>
        <w:tc>
          <w:tcPr>
            <w:tcW w:w="1701" w:type="dxa"/>
          </w:tcPr>
          <w:p w14:paraId="36921FEF" w14:textId="77777777" w:rsidR="00247759" w:rsidRPr="00AF36C7" w:rsidRDefault="00247759" w:rsidP="00247759">
            <w:pPr>
              <w:spacing w:line="276" w:lineRule="auto"/>
              <w:rPr>
                <w:rFonts w:ascii="Abadi" w:hAnsi="Abadi" w:cs="Mangal Pro"/>
                <w:sz w:val="22"/>
                <w:szCs w:val="22"/>
              </w:rPr>
            </w:pPr>
          </w:p>
          <w:p w14:paraId="328B8B23" w14:textId="77777777" w:rsidR="00247759" w:rsidRPr="00AF36C7" w:rsidRDefault="00247759" w:rsidP="00247759">
            <w:pPr>
              <w:spacing w:line="276" w:lineRule="auto"/>
              <w:rPr>
                <w:rFonts w:ascii="Abadi" w:hAnsi="Abadi" w:cs="Mangal Pro"/>
                <w:sz w:val="22"/>
                <w:szCs w:val="22"/>
              </w:rPr>
            </w:pPr>
          </w:p>
          <w:p w14:paraId="01185EEF" w14:textId="77777777" w:rsidR="00247759" w:rsidRPr="00AF36C7" w:rsidRDefault="00247759" w:rsidP="00247759">
            <w:pPr>
              <w:spacing w:line="276" w:lineRule="auto"/>
              <w:rPr>
                <w:rFonts w:ascii="Abadi" w:hAnsi="Abadi" w:cs="Mangal Pro"/>
                <w:sz w:val="22"/>
                <w:szCs w:val="22"/>
              </w:rPr>
            </w:pPr>
          </w:p>
          <w:p w14:paraId="28DB548A" w14:textId="77777777" w:rsidR="00247759" w:rsidRPr="00AF36C7" w:rsidRDefault="00247759" w:rsidP="00247759">
            <w:pPr>
              <w:spacing w:line="276" w:lineRule="auto"/>
              <w:rPr>
                <w:rFonts w:ascii="Abadi" w:hAnsi="Abadi" w:cs="Mangal Pro"/>
                <w:sz w:val="22"/>
                <w:szCs w:val="22"/>
              </w:rPr>
            </w:pPr>
          </w:p>
          <w:p w14:paraId="1D23B365" w14:textId="65EEFBF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List of Activities display depending on calculated total of hours</w:t>
            </w:r>
          </w:p>
        </w:tc>
        <w:tc>
          <w:tcPr>
            <w:tcW w:w="689" w:type="dxa"/>
            <w:shd w:val="clear" w:color="auto" w:fill="D9F2D0" w:themeFill="accent6" w:themeFillTint="33"/>
          </w:tcPr>
          <w:p w14:paraId="7DA5FAC3"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6391F935"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C0CE472" w14:textId="77777777" w:rsidR="00247759" w:rsidRPr="0041277B" w:rsidRDefault="00247759" w:rsidP="00247759">
            <w:pPr>
              <w:spacing w:line="276" w:lineRule="auto"/>
              <w:rPr>
                <w:rFonts w:ascii="Abadi" w:hAnsi="Abadi" w:cs="Mangal Pro"/>
                <w:color w:val="275317" w:themeColor="accent6" w:themeShade="80"/>
                <w:sz w:val="22"/>
                <w:szCs w:val="22"/>
              </w:rPr>
            </w:pPr>
          </w:p>
          <w:p w14:paraId="69E1AA8A" w14:textId="77777777" w:rsidR="00247759" w:rsidRPr="0041277B" w:rsidRDefault="00247759" w:rsidP="00247759">
            <w:pPr>
              <w:spacing w:line="276" w:lineRule="auto"/>
              <w:rPr>
                <w:rFonts w:ascii="Abadi" w:hAnsi="Abadi" w:cs="Mangal Pro"/>
                <w:color w:val="275317" w:themeColor="accent6" w:themeShade="80"/>
                <w:sz w:val="22"/>
                <w:szCs w:val="22"/>
              </w:rPr>
            </w:pPr>
          </w:p>
          <w:p w14:paraId="199F7F5E" w14:textId="77777777" w:rsidR="00247759" w:rsidRPr="0041277B" w:rsidRDefault="00247759" w:rsidP="00247759">
            <w:pPr>
              <w:spacing w:line="276" w:lineRule="auto"/>
              <w:rPr>
                <w:rFonts w:ascii="Abadi" w:hAnsi="Abadi" w:cs="Mangal Pro"/>
                <w:color w:val="275317" w:themeColor="accent6" w:themeShade="80"/>
                <w:sz w:val="22"/>
                <w:szCs w:val="22"/>
              </w:rPr>
            </w:pPr>
          </w:p>
          <w:p w14:paraId="0D140A7B" w14:textId="77777777" w:rsidR="00247759" w:rsidRPr="0041277B" w:rsidRDefault="00247759" w:rsidP="00247759">
            <w:pPr>
              <w:spacing w:line="276" w:lineRule="auto"/>
              <w:rPr>
                <w:rFonts w:ascii="Abadi" w:hAnsi="Abadi" w:cs="Mangal Pro"/>
                <w:color w:val="275317" w:themeColor="accent6" w:themeShade="80"/>
                <w:sz w:val="22"/>
                <w:szCs w:val="22"/>
              </w:rPr>
            </w:pPr>
          </w:p>
          <w:p w14:paraId="115856A3" w14:textId="77777777"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0E2E57A9" w14:textId="77777777" w:rsidR="00247759" w:rsidRPr="00AF36C7" w:rsidRDefault="00247759" w:rsidP="00247759">
            <w:pPr>
              <w:spacing w:line="276" w:lineRule="auto"/>
              <w:rPr>
                <w:rFonts w:ascii="Abadi" w:hAnsi="Abadi" w:cs="Mangal Pro"/>
                <w:sz w:val="22"/>
                <w:szCs w:val="22"/>
              </w:rPr>
            </w:pPr>
          </w:p>
          <w:p w14:paraId="1994F5B1" w14:textId="77777777" w:rsidR="00247759" w:rsidRPr="00AF36C7" w:rsidRDefault="00247759" w:rsidP="00247759">
            <w:pPr>
              <w:spacing w:line="276" w:lineRule="auto"/>
              <w:rPr>
                <w:rFonts w:ascii="Abadi" w:hAnsi="Abadi" w:cs="Mangal Pro"/>
                <w:sz w:val="22"/>
                <w:szCs w:val="22"/>
              </w:rPr>
            </w:pPr>
          </w:p>
          <w:p w14:paraId="260326F7" w14:textId="77777777" w:rsidR="00247759" w:rsidRPr="00AF36C7" w:rsidRDefault="00247759" w:rsidP="00247759">
            <w:pPr>
              <w:spacing w:line="276" w:lineRule="auto"/>
              <w:rPr>
                <w:rFonts w:ascii="Abadi" w:hAnsi="Abadi" w:cs="Mangal Pro"/>
                <w:sz w:val="22"/>
                <w:szCs w:val="22"/>
              </w:rPr>
            </w:pPr>
          </w:p>
          <w:p w14:paraId="22E5B56E"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616DF7EE" w14:textId="5AAC790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Integrated ‘Compute’ button function in the function</w:t>
            </w:r>
          </w:p>
        </w:tc>
        <w:tc>
          <w:tcPr>
            <w:tcW w:w="3119" w:type="dxa"/>
          </w:tcPr>
          <w:p w14:paraId="611C4C4F" w14:textId="77777777" w:rsidR="00247759" w:rsidRPr="00AF36C7" w:rsidRDefault="00247759" w:rsidP="00247759">
            <w:pPr>
              <w:spacing w:line="276" w:lineRule="auto"/>
              <w:rPr>
                <w:rFonts w:ascii="Abadi" w:hAnsi="Abadi" w:cs="Mangal Pro"/>
                <w:sz w:val="22"/>
                <w:szCs w:val="22"/>
              </w:rPr>
            </w:pPr>
          </w:p>
          <w:p w14:paraId="034E6842" w14:textId="616824D6"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A703DDA" wp14:editId="076254EB">
                  <wp:extent cx="1795561" cy="525320"/>
                  <wp:effectExtent l="0" t="0" r="0" b="8255"/>
                  <wp:docPr id="11760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62477" name=""/>
                          <pic:cNvPicPr/>
                        </pic:nvPicPr>
                        <pic:blipFill>
                          <a:blip r:embed="rId57"/>
                          <a:stretch>
                            <a:fillRect/>
                          </a:stretch>
                        </pic:blipFill>
                        <pic:spPr>
                          <a:xfrm>
                            <a:off x="0" y="0"/>
                            <a:ext cx="1835907" cy="537124"/>
                          </a:xfrm>
                          <a:prstGeom prst="rect">
                            <a:avLst/>
                          </a:prstGeom>
                        </pic:spPr>
                      </pic:pic>
                    </a:graphicData>
                  </a:graphic>
                </wp:inline>
              </w:drawing>
            </w:r>
          </w:p>
          <w:p w14:paraId="26BA61E1" w14:textId="373A9134"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DAE59C4" wp14:editId="5F5BA4CD">
                  <wp:extent cx="1769483" cy="1761370"/>
                  <wp:effectExtent l="0" t="0" r="2540" b="0"/>
                  <wp:docPr id="193070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06787" name=""/>
                          <pic:cNvPicPr/>
                        </pic:nvPicPr>
                        <pic:blipFill>
                          <a:blip r:embed="rId58"/>
                          <a:stretch>
                            <a:fillRect/>
                          </a:stretch>
                        </pic:blipFill>
                        <pic:spPr>
                          <a:xfrm>
                            <a:off x="0" y="0"/>
                            <a:ext cx="1784994" cy="1776810"/>
                          </a:xfrm>
                          <a:prstGeom prst="rect">
                            <a:avLst/>
                          </a:prstGeom>
                        </pic:spPr>
                      </pic:pic>
                    </a:graphicData>
                  </a:graphic>
                </wp:inline>
              </w:drawing>
            </w:r>
          </w:p>
          <w:p w14:paraId="5749C210" w14:textId="37600D86" w:rsidR="00247759" w:rsidRPr="00AF36C7" w:rsidRDefault="00247759" w:rsidP="00247759">
            <w:pPr>
              <w:spacing w:line="276" w:lineRule="auto"/>
              <w:jc w:val="center"/>
              <w:rPr>
                <w:rFonts w:ascii="Abadi" w:hAnsi="Abadi" w:cs="Mangal Pro"/>
                <w:sz w:val="22"/>
                <w:szCs w:val="22"/>
              </w:rPr>
            </w:pPr>
          </w:p>
        </w:tc>
      </w:tr>
    </w:tbl>
    <w:p w14:paraId="013F1E4E" w14:textId="77777777" w:rsidR="00B74CC0" w:rsidRPr="00AF36C7" w:rsidRDefault="00B74CC0" w:rsidP="00B74CC0">
      <w:pPr>
        <w:spacing w:line="276" w:lineRule="auto"/>
        <w:jc w:val="both"/>
        <w:rPr>
          <w:rFonts w:ascii="Abadi" w:hAnsi="Abadi" w:cs="Mangal Pro"/>
          <w:b/>
          <w:bCs/>
          <w:sz w:val="22"/>
          <w:szCs w:val="22"/>
        </w:rPr>
      </w:pPr>
    </w:p>
    <w:p w14:paraId="0EA43A5D" w14:textId="0271EE33" w:rsidR="00B74CC0" w:rsidRPr="00AF36C7" w:rsidRDefault="00B74CC0" w:rsidP="00B74CC0">
      <w:pPr>
        <w:spacing w:line="276" w:lineRule="auto"/>
        <w:jc w:val="both"/>
        <w:rPr>
          <w:rFonts w:ascii="Abadi" w:hAnsi="Abadi" w:cs="Mangal Pro"/>
          <w:b/>
          <w:bCs/>
          <w:sz w:val="22"/>
          <w:szCs w:val="22"/>
        </w:rPr>
      </w:pPr>
      <w:r w:rsidRPr="00AF36C7">
        <w:rPr>
          <w:rFonts w:ascii="Abadi" w:hAnsi="Abadi" w:cs="Mangal Pro"/>
          <w:b/>
          <w:bCs/>
          <w:sz w:val="22"/>
          <w:szCs w:val="22"/>
        </w:rPr>
        <w:t>Iteration 10 – 1</w:t>
      </w:r>
      <w:r w:rsidR="001A5D42" w:rsidRPr="00AF36C7">
        <w:rPr>
          <w:rFonts w:ascii="Abadi" w:hAnsi="Abadi" w:cs="Mangal Pro"/>
          <w:b/>
          <w:bCs/>
          <w:sz w:val="22"/>
          <w:szCs w:val="22"/>
        </w:rPr>
        <w:t>3</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247759" w:rsidRPr="00AF36C7" w14:paraId="483C3254" w14:textId="77777777" w:rsidTr="00BE5D0C">
        <w:tc>
          <w:tcPr>
            <w:tcW w:w="1351" w:type="dxa"/>
          </w:tcPr>
          <w:p w14:paraId="4D5FB543"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6BB99D02"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4AC9557B"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28E11DFC"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5E3FC7A3"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6CE461EC" w14:textId="4FDAA5D6"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108D7BFF"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559F05DD"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41E34E36" w14:textId="50B0DA0F"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705ED0ED" w14:textId="77777777" w:rsidTr="00BE5D0C">
        <w:tc>
          <w:tcPr>
            <w:tcW w:w="1351" w:type="dxa"/>
          </w:tcPr>
          <w:p w14:paraId="74F3D0DB" w14:textId="77777777" w:rsidR="00247759" w:rsidRPr="00AF36C7" w:rsidRDefault="00247759" w:rsidP="00247759">
            <w:pPr>
              <w:spacing w:line="276" w:lineRule="auto"/>
              <w:jc w:val="center"/>
              <w:rPr>
                <w:rFonts w:ascii="Abadi" w:hAnsi="Abadi" w:cs="Mangal Pro"/>
                <w:sz w:val="22"/>
                <w:szCs w:val="22"/>
              </w:rPr>
            </w:pPr>
          </w:p>
          <w:p w14:paraId="25666474" w14:textId="77F45F2A"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Navigation Bar</w:t>
            </w:r>
          </w:p>
        </w:tc>
        <w:tc>
          <w:tcPr>
            <w:tcW w:w="2046" w:type="dxa"/>
          </w:tcPr>
          <w:p w14:paraId="292358A2" w14:textId="77777777" w:rsidR="00247759" w:rsidRPr="00AF36C7" w:rsidRDefault="00247759" w:rsidP="00247759">
            <w:pPr>
              <w:spacing w:line="276" w:lineRule="auto"/>
              <w:rPr>
                <w:rFonts w:ascii="Abadi" w:hAnsi="Abadi" w:cs="Mangal Pro"/>
                <w:sz w:val="22"/>
                <w:szCs w:val="22"/>
              </w:rPr>
            </w:pPr>
          </w:p>
          <w:p w14:paraId="64286DCF" w14:textId="639D6B1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‘About’ hyperlink to ‘about.html’</w:t>
            </w:r>
          </w:p>
        </w:tc>
        <w:tc>
          <w:tcPr>
            <w:tcW w:w="1701" w:type="dxa"/>
          </w:tcPr>
          <w:p w14:paraId="7E099CD3" w14:textId="46E4F90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About Page displays once ‘About’ is clicked</w:t>
            </w:r>
          </w:p>
        </w:tc>
        <w:tc>
          <w:tcPr>
            <w:tcW w:w="689" w:type="dxa"/>
            <w:shd w:val="clear" w:color="auto" w:fill="D9F2D0" w:themeFill="accent6" w:themeFillTint="33"/>
          </w:tcPr>
          <w:p w14:paraId="09BE0FA2"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1D249CE" w14:textId="6004B94B"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7F04D88C" w14:textId="77777777" w:rsidR="00247759" w:rsidRPr="00AF36C7" w:rsidRDefault="00247759" w:rsidP="00247759">
            <w:pPr>
              <w:spacing w:line="276" w:lineRule="auto"/>
              <w:rPr>
                <w:rFonts w:ascii="Abadi" w:hAnsi="Abadi" w:cs="Mangal Pro"/>
                <w:sz w:val="22"/>
                <w:szCs w:val="22"/>
              </w:rPr>
            </w:pPr>
          </w:p>
          <w:p w14:paraId="0B66471F" w14:textId="0E6620C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6DC31739" w14:textId="2E0F5835"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1DB7B383" wp14:editId="03A22BFA">
                  <wp:extent cx="1780626" cy="760190"/>
                  <wp:effectExtent l="0" t="0" r="0" b="1905"/>
                  <wp:docPr id="14292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6612" name=""/>
                          <pic:cNvPicPr/>
                        </pic:nvPicPr>
                        <pic:blipFill>
                          <a:blip r:embed="rId59"/>
                          <a:stretch>
                            <a:fillRect/>
                          </a:stretch>
                        </pic:blipFill>
                        <pic:spPr>
                          <a:xfrm>
                            <a:off x="0" y="0"/>
                            <a:ext cx="1804481" cy="770374"/>
                          </a:xfrm>
                          <a:prstGeom prst="rect">
                            <a:avLst/>
                          </a:prstGeom>
                        </pic:spPr>
                      </pic:pic>
                    </a:graphicData>
                  </a:graphic>
                </wp:inline>
              </w:drawing>
            </w:r>
          </w:p>
        </w:tc>
      </w:tr>
      <w:tr w:rsidR="00247759" w:rsidRPr="00AF36C7" w14:paraId="0320AC7C" w14:textId="77777777" w:rsidTr="00BE5D0C">
        <w:tc>
          <w:tcPr>
            <w:tcW w:w="1351" w:type="dxa"/>
          </w:tcPr>
          <w:p w14:paraId="14B7BBC8" w14:textId="77777777" w:rsidR="00247759" w:rsidRPr="00AF36C7" w:rsidRDefault="00247759" w:rsidP="00247759">
            <w:pPr>
              <w:spacing w:line="276" w:lineRule="auto"/>
              <w:jc w:val="center"/>
              <w:rPr>
                <w:rFonts w:ascii="Abadi" w:hAnsi="Abadi" w:cs="Mangal Pro"/>
                <w:sz w:val="22"/>
                <w:szCs w:val="22"/>
              </w:rPr>
            </w:pPr>
          </w:p>
          <w:p w14:paraId="75C01DF1" w14:textId="7F7DB5E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Overview Page</w:t>
            </w:r>
          </w:p>
        </w:tc>
        <w:tc>
          <w:tcPr>
            <w:tcW w:w="2046" w:type="dxa"/>
          </w:tcPr>
          <w:p w14:paraId="39F41383" w14:textId="77777777" w:rsidR="00247759" w:rsidRPr="00AF36C7" w:rsidRDefault="00247759" w:rsidP="00247759">
            <w:pPr>
              <w:spacing w:line="276" w:lineRule="auto"/>
              <w:rPr>
                <w:rFonts w:ascii="Abadi" w:hAnsi="Abadi" w:cs="Mangal Pro"/>
                <w:sz w:val="22"/>
                <w:szCs w:val="22"/>
              </w:rPr>
            </w:pPr>
          </w:p>
          <w:p w14:paraId="66499AB0" w14:textId="0C1C6FA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instructional images in step blocks</w:t>
            </w:r>
          </w:p>
        </w:tc>
        <w:tc>
          <w:tcPr>
            <w:tcW w:w="1701" w:type="dxa"/>
          </w:tcPr>
          <w:p w14:paraId="4C66CB26" w14:textId="77777777" w:rsidR="00247759" w:rsidRPr="00AF36C7" w:rsidRDefault="00247759" w:rsidP="00247759">
            <w:pPr>
              <w:spacing w:line="276" w:lineRule="auto"/>
              <w:rPr>
                <w:rFonts w:ascii="Abadi" w:hAnsi="Abadi" w:cs="Mangal Pro"/>
                <w:sz w:val="22"/>
                <w:szCs w:val="22"/>
              </w:rPr>
            </w:pPr>
          </w:p>
          <w:p w14:paraId="15F5A736" w14:textId="77777777" w:rsidR="00247759" w:rsidRPr="00AF36C7" w:rsidRDefault="00247759" w:rsidP="00247759">
            <w:pPr>
              <w:spacing w:line="276" w:lineRule="auto"/>
              <w:rPr>
                <w:rFonts w:ascii="Abadi" w:hAnsi="Abadi" w:cs="Mangal Pro"/>
                <w:sz w:val="22"/>
                <w:szCs w:val="22"/>
              </w:rPr>
            </w:pPr>
          </w:p>
          <w:p w14:paraId="30C040C2" w14:textId="033720A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Instructional images display</w:t>
            </w:r>
          </w:p>
        </w:tc>
        <w:tc>
          <w:tcPr>
            <w:tcW w:w="689" w:type="dxa"/>
            <w:shd w:val="clear" w:color="auto" w:fill="D9F2D0" w:themeFill="accent6" w:themeFillTint="33"/>
          </w:tcPr>
          <w:p w14:paraId="42F0AA3E" w14:textId="77777777" w:rsidR="00247759" w:rsidRDefault="00247759" w:rsidP="00247759">
            <w:pPr>
              <w:spacing w:line="276" w:lineRule="auto"/>
              <w:jc w:val="center"/>
              <w:rPr>
                <w:rFonts w:ascii="Abadi" w:hAnsi="Abadi" w:cs="Mangal Pro"/>
                <w:color w:val="275317" w:themeColor="accent6" w:themeShade="80"/>
                <w:sz w:val="22"/>
                <w:szCs w:val="22"/>
              </w:rPr>
            </w:pPr>
          </w:p>
          <w:p w14:paraId="5A2B47E4"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A811EC1" w14:textId="2DC6CB16"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2662EF0C" w14:textId="77777777" w:rsidR="00247759" w:rsidRPr="00AF36C7" w:rsidRDefault="00247759" w:rsidP="00247759">
            <w:pPr>
              <w:spacing w:line="276" w:lineRule="auto"/>
              <w:rPr>
                <w:rFonts w:ascii="Abadi" w:hAnsi="Abadi" w:cs="Mangal Pro"/>
                <w:sz w:val="22"/>
                <w:szCs w:val="22"/>
              </w:rPr>
            </w:pPr>
          </w:p>
          <w:p w14:paraId="3AC7BADE" w14:textId="391CF154"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Uploaded images</w:t>
            </w:r>
          </w:p>
          <w:p w14:paraId="2685A882" w14:textId="13DDB07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3C668DED" w14:textId="64991B6B"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0BDB9E0" wp14:editId="121B3716">
                  <wp:extent cx="1778050" cy="926571"/>
                  <wp:effectExtent l="0" t="0" r="0" b="6985"/>
                  <wp:docPr id="9863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5267" name=""/>
                          <pic:cNvPicPr/>
                        </pic:nvPicPr>
                        <pic:blipFill>
                          <a:blip r:embed="rId60"/>
                          <a:stretch>
                            <a:fillRect/>
                          </a:stretch>
                        </pic:blipFill>
                        <pic:spPr>
                          <a:xfrm>
                            <a:off x="0" y="0"/>
                            <a:ext cx="1852645" cy="965443"/>
                          </a:xfrm>
                          <a:prstGeom prst="rect">
                            <a:avLst/>
                          </a:prstGeom>
                        </pic:spPr>
                      </pic:pic>
                    </a:graphicData>
                  </a:graphic>
                </wp:inline>
              </w:drawing>
            </w:r>
          </w:p>
          <w:p w14:paraId="709E4742" w14:textId="668CA36E"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lastRenderedPageBreak/>
              <w:drawing>
                <wp:inline distT="0" distB="0" distL="0" distR="0" wp14:anchorId="394C9BE3" wp14:editId="5815A514">
                  <wp:extent cx="1779150" cy="827358"/>
                  <wp:effectExtent l="0" t="0" r="0" b="0"/>
                  <wp:docPr id="18303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1135" name=""/>
                          <pic:cNvPicPr/>
                        </pic:nvPicPr>
                        <pic:blipFill>
                          <a:blip r:embed="rId61"/>
                          <a:stretch>
                            <a:fillRect/>
                          </a:stretch>
                        </pic:blipFill>
                        <pic:spPr>
                          <a:xfrm>
                            <a:off x="0" y="0"/>
                            <a:ext cx="1823904" cy="848170"/>
                          </a:xfrm>
                          <a:prstGeom prst="rect">
                            <a:avLst/>
                          </a:prstGeom>
                        </pic:spPr>
                      </pic:pic>
                    </a:graphicData>
                  </a:graphic>
                </wp:inline>
              </w:drawing>
            </w:r>
          </w:p>
        </w:tc>
      </w:tr>
      <w:tr w:rsidR="00247759" w:rsidRPr="00AF36C7" w14:paraId="02045E45" w14:textId="77777777" w:rsidTr="00BE5D0C">
        <w:tc>
          <w:tcPr>
            <w:tcW w:w="1351" w:type="dxa"/>
          </w:tcPr>
          <w:p w14:paraId="6A35E4FB" w14:textId="77777777" w:rsidR="00247759" w:rsidRPr="00AF36C7" w:rsidRDefault="00247759" w:rsidP="00247759">
            <w:pPr>
              <w:spacing w:line="276" w:lineRule="auto"/>
              <w:jc w:val="center"/>
              <w:rPr>
                <w:rFonts w:ascii="Abadi" w:hAnsi="Abadi" w:cs="Mangal Pro"/>
                <w:sz w:val="22"/>
                <w:szCs w:val="22"/>
              </w:rPr>
            </w:pPr>
          </w:p>
          <w:p w14:paraId="082681B6" w14:textId="77777777" w:rsidR="00247759" w:rsidRPr="00AF36C7" w:rsidRDefault="00247759" w:rsidP="00247759">
            <w:pPr>
              <w:spacing w:line="276" w:lineRule="auto"/>
              <w:jc w:val="center"/>
              <w:rPr>
                <w:rFonts w:ascii="Abadi" w:hAnsi="Abadi" w:cs="Mangal Pro"/>
                <w:sz w:val="22"/>
                <w:szCs w:val="22"/>
              </w:rPr>
            </w:pPr>
          </w:p>
          <w:p w14:paraId="7AD50E5A" w14:textId="77777777" w:rsidR="00247759" w:rsidRPr="00AF36C7" w:rsidRDefault="00247759" w:rsidP="00247759">
            <w:pPr>
              <w:spacing w:line="276" w:lineRule="auto"/>
              <w:jc w:val="center"/>
              <w:rPr>
                <w:rFonts w:ascii="Abadi" w:hAnsi="Abadi" w:cs="Mangal Pro"/>
                <w:sz w:val="22"/>
                <w:szCs w:val="22"/>
              </w:rPr>
            </w:pPr>
          </w:p>
          <w:p w14:paraId="103EDA08" w14:textId="77777777" w:rsidR="00247759" w:rsidRPr="00AF36C7" w:rsidRDefault="00247759" w:rsidP="00247759">
            <w:pPr>
              <w:spacing w:line="276" w:lineRule="auto"/>
              <w:jc w:val="center"/>
              <w:rPr>
                <w:rFonts w:ascii="Abadi" w:hAnsi="Abadi" w:cs="Mangal Pro"/>
                <w:sz w:val="22"/>
                <w:szCs w:val="22"/>
              </w:rPr>
            </w:pPr>
          </w:p>
          <w:p w14:paraId="4C2FE970" w14:textId="77777777" w:rsidR="00247759" w:rsidRPr="00AF36C7" w:rsidRDefault="00247759" w:rsidP="00247759">
            <w:pPr>
              <w:spacing w:line="276" w:lineRule="auto"/>
              <w:jc w:val="center"/>
              <w:rPr>
                <w:rFonts w:ascii="Abadi" w:hAnsi="Abadi" w:cs="Mangal Pro"/>
                <w:sz w:val="22"/>
                <w:szCs w:val="22"/>
              </w:rPr>
            </w:pPr>
          </w:p>
          <w:p w14:paraId="64F81C2B" w14:textId="77777777" w:rsidR="00247759" w:rsidRPr="00AF36C7" w:rsidRDefault="00247759" w:rsidP="00247759">
            <w:pPr>
              <w:spacing w:line="276" w:lineRule="auto"/>
              <w:jc w:val="center"/>
              <w:rPr>
                <w:rFonts w:ascii="Abadi" w:hAnsi="Abadi" w:cs="Mangal Pro"/>
                <w:sz w:val="22"/>
                <w:szCs w:val="22"/>
              </w:rPr>
            </w:pPr>
          </w:p>
          <w:p w14:paraId="265AD46E" w14:textId="77777777" w:rsidR="00247759" w:rsidRPr="00AF36C7" w:rsidRDefault="00247759" w:rsidP="00247759">
            <w:pPr>
              <w:spacing w:line="276" w:lineRule="auto"/>
              <w:jc w:val="center"/>
              <w:rPr>
                <w:rFonts w:ascii="Abadi" w:hAnsi="Abadi" w:cs="Mangal Pro"/>
                <w:sz w:val="22"/>
                <w:szCs w:val="22"/>
              </w:rPr>
            </w:pPr>
          </w:p>
          <w:p w14:paraId="21FBFC0F" w14:textId="77777777" w:rsidR="00247759" w:rsidRPr="00AF36C7" w:rsidRDefault="00247759" w:rsidP="00247759">
            <w:pPr>
              <w:spacing w:line="276" w:lineRule="auto"/>
              <w:jc w:val="center"/>
              <w:rPr>
                <w:rFonts w:ascii="Abadi" w:hAnsi="Abadi" w:cs="Mangal Pro"/>
                <w:sz w:val="22"/>
                <w:szCs w:val="22"/>
              </w:rPr>
            </w:pPr>
          </w:p>
          <w:p w14:paraId="6019916D" w14:textId="77777777" w:rsidR="00247759" w:rsidRPr="00AF36C7" w:rsidRDefault="00247759" w:rsidP="00247759">
            <w:pPr>
              <w:spacing w:line="276" w:lineRule="auto"/>
              <w:jc w:val="center"/>
              <w:rPr>
                <w:rFonts w:ascii="Abadi" w:hAnsi="Abadi" w:cs="Mangal Pro"/>
                <w:sz w:val="22"/>
                <w:szCs w:val="22"/>
              </w:rPr>
            </w:pPr>
          </w:p>
          <w:p w14:paraId="66CA9519" w14:textId="77777777" w:rsidR="00247759" w:rsidRPr="00AF36C7" w:rsidRDefault="00247759" w:rsidP="00247759">
            <w:pPr>
              <w:spacing w:line="276" w:lineRule="auto"/>
              <w:jc w:val="center"/>
              <w:rPr>
                <w:rFonts w:ascii="Abadi" w:hAnsi="Abadi" w:cs="Mangal Pro"/>
                <w:sz w:val="22"/>
                <w:szCs w:val="22"/>
              </w:rPr>
            </w:pPr>
          </w:p>
          <w:p w14:paraId="5BD68ADB" w14:textId="77777777" w:rsidR="00247759" w:rsidRPr="00AF36C7" w:rsidRDefault="00247759" w:rsidP="00247759">
            <w:pPr>
              <w:spacing w:line="276" w:lineRule="auto"/>
              <w:jc w:val="center"/>
              <w:rPr>
                <w:rFonts w:ascii="Abadi" w:hAnsi="Abadi" w:cs="Mangal Pro"/>
                <w:sz w:val="22"/>
                <w:szCs w:val="22"/>
              </w:rPr>
            </w:pPr>
          </w:p>
          <w:p w14:paraId="387AA771" w14:textId="77777777" w:rsidR="00247759" w:rsidRPr="00AF36C7" w:rsidRDefault="00247759" w:rsidP="00247759">
            <w:pPr>
              <w:spacing w:line="276" w:lineRule="auto"/>
              <w:jc w:val="center"/>
              <w:rPr>
                <w:rFonts w:ascii="Abadi" w:hAnsi="Abadi" w:cs="Mangal Pro"/>
                <w:sz w:val="22"/>
                <w:szCs w:val="22"/>
              </w:rPr>
            </w:pPr>
          </w:p>
          <w:p w14:paraId="5E09B1DB" w14:textId="77777777" w:rsidR="00247759" w:rsidRPr="00AF36C7" w:rsidRDefault="00247759" w:rsidP="00247759">
            <w:pPr>
              <w:spacing w:line="276" w:lineRule="auto"/>
              <w:jc w:val="center"/>
              <w:rPr>
                <w:rFonts w:ascii="Abadi" w:hAnsi="Abadi" w:cs="Mangal Pro"/>
                <w:sz w:val="22"/>
                <w:szCs w:val="22"/>
              </w:rPr>
            </w:pPr>
          </w:p>
          <w:p w14:paraId="4A9243DD" w14:textId="77777777" w:rsidR="00247759" w:rsidRPr="00AF36C7" w:rsidRDefault="00247759" w:rsidP="00247759">
            <w:pPr>
              <w:spacing w:line="276" w:lineRule="auto"/>
              <w:rPr>
                <w:rFonts w:ascii="Abadi" w:hAnsi="Abadi" w:cs="Mangal Pro"/>
                <w:sz w:val="22"/>
                <w:szCs w:val="22"/>
              </w:rPr>
            </w:pPr>
          </w:p>
          <w:p w14:paraId="68424EE6"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Calculator Page</w:t>
            </w:r>
          </w:p>
        </w:tc>
        <w:tc>
          <w:tcPr>
            <w:tcW w:w="2046" w:type="dxa"/>
          </w:tcPr>
          <w:p w14:paraId="75994CAF" w14:textId="77777777" w:rsidR="00247759" w:rsidRPr="00AF36C7" w:rsidRDefault="00247759" w:rsidP="00247759">
            <w:pPr>
              <w:spacing w:line="276" w:lineRule="auto"/>
              <w:rPr>
                <w:rFonts w:ascii="Abadi" w:hAnsi="Abadi" w:cs="Mangal Pro"/>
                <w:sz w:val="22"/>
                <w:szCs w:val="22"/>
              </w:rPr>
            </w:pPr>
          </w:p>
          <w:p w14:paraId="4DDCD88C" w14:textId="77777777" w:rsidR="00247759" w:rsidRPr="00AF36C7" w:rsidRDefault="00247759" w:rsidP="00247759">
            <w:pPr>
              <w:spacing w:line="276" w:lineRule="auto"/>
              <w:rPr>
                <w:rFonts w:ascii="Abadi" w:hAnsi="Abadi" w:cs="Mangal Pro"/>
                <w:sz w:val="22"/>
                <w:szCs w:val="22"/>
              </w:rPr>
            </w:pPr>
          </w:p>
          <w:p w14:paraId="50C1AC78" w14:textId="77777777" w:rsidR="00247759" w:rsidRPr="00AF36C7" w:rsidRDefault="00247759" w:rsidP="00247759">
            <w:pPr>
              <w:spacing w:line="276" w:lineRule="auto"/>
              <w:rPr>
                <w:rFonts w:ascii="Abadi" w:hAnsi="Abadi" w:cs="Mangal Pro"/>
                <w:sz w:val="22"/>
                <w:szCs w:val="22"/>
              </w:rPr>
            </w:pPr>
          </w:p>
          <w:p w14:paraId="3F9F10A5" w14:textId="77777777" w:rsidR="00247759" w:rsidRPr="00AF36C7" w:rsidRDefault="00247759" w:rsidP="00247759">
            <w:pPr>
              <w:spacing w:line="276" w:lineRule="auto"/>
              <w:rPr>
                <w:rFonts w:ascii="Abadi" w:hAnsi="Abadi" w:cs="Mangal Pro"/>
                <w:sz w:val="22"/>
                <w:szCs w:val="22"/>
              </w:rPr>
            </w:pPr>
          </w:p>
          <w:p w14:paraId="5E42A23B" w14:textId="77777777" w:rsidR="00247759" w:rsidRPr="00AF36C7" w:rsidRDefault="00247759" w:rsidP="00247759">
            <w:pPr>
              <w:spacing w:line="276" w:lineRule="auto"/>
              <w:rPr>
                <w:rFonts w:ascii="Abadi" w:hAnsi="Abadi" w:cs="Mangal Pro"/>
                <w:sz w:val="22"/>
                <w:szCs w:val="22"/>
              </w:rPr>
            </w:pPr>
          </w:p>
          <w:p w14:paraId="406B3D16" w14:textId="77777777" w:rsidR="00247759" w:rsidRPr="00AF36C7" w:rsidRDefault="00247759" w:rsidP="00247759">
            <w:pPr>
              <w:spacing w:line="276" w:lineRule="auto"/>
              <w:rPr>
                <w:rFonts w:ascii="Abadi" w:hAnsi="Abadi" w:cs="Mangal Pro"/>
                <w:sz w:val="22"/>
                <w:szCs w:val="22"/>
              </w:rPr>
            </w:pPr>
          </w:p>
          <w:p w14:paraId="1A5960D2" w14:textId="77777777" w:rsidR="00247759" w:rsidRPr="00AF36C7" w:rsidRDefault="00247759" w:rsidP="00247759">
            <w:pPr>
              <w:spacing w:line="276" w:lineRule="auto"/>
              <w:rPr>
                <w:rFonts w:ascii="Abadi" w:hAnsi="Abadi" w:cs="Mangal Pro"/>
                <w:sz w:val="22"/>
                <w:szCs w:val="22"/>
              </w:rPr>
            </w:pPr>
          </w:p>
          <w:p w14:paraId="53BE3A38" w14:textId="77777777" w:rsidR="00247759" w:rsidRPr="00AF36C7" w:rsidRDefault="00247759" w:rsidP="00247759">
            <w:pPr>
              <w:spacing w:line="276" w:lineRule="auto"/>
              <w:rPr>
                <w:rFonts w:ascii="Abadi" w:hAnsi="Abadi" w:cs="Mangal Pro"/>
                <w:sz w:val="22"/>
                <w:szCs w:val="22"/>
              </w:rPr>
            </w:pPr>
          </w:p>
          <w:p w14:paraId="138B45F4" w14:textId="77777777" w:rsidR="00247759" w:rsidRPr="00AF36C7" w:rsidRDefault="00247759" w:rsidP="00247759">
            <w:pPr>
              <w:spacing w:line="276" w:lineRule="auto"/>
              <w:rPr>
                <w:rFonts w:ascii="Abadi" w:hAnsi="Abadi" w:cs="Mangal Pro"/>
                <w:sz w:val="22"/>
                <w:szCs w:val="22"/>
              </w:rPr>
            </w:pPr>
          </w:p>
          <w:p w14:paraId="0B8AD629" w14:textId="7977EF7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styles to List of Activities in styles.css</w:t>
            </w:r>
          </w:p>
          <w:p w14:paraId="05A4EF07" w14:textId="7BFF1F3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Conducted multiple tests to see if different List of Activities depending on total hours computed displays</w:t>
            </w:r>
          </w:p>
        </w:tc>
        <w:tc>
          <w:tcPr>
            <w:tcW w:w="1701" w:type="dxa"/>
          </w:tcPr>
          <w:p w14:paraId="1D4986DE" w14:textId="77777777" w:rsidR="00247759" w:rsidRPr="00AF36C7" w:rsidRDefault="00247759" w:rsidP="00247759">
            <w:pPr>
              <w:spacing w:line="276" w:lineRule="auto"/>
              <w:rPr>
                <w:rFonts w:ascii="Abadi" w:hAnsi="Abadi" w:cs="Mangal Pro"/>
                <w:sz w:val="22"/>
                <w:szCs w:val="22"/>
              </w:rPr>
            </w:pPr>
          </w:p>
          <w:p w14:paraId="6FFA8158" w14:textId="77777777" w:rsidR="00247759" w:rsidRPr="00AF36C7" w:rsidRDefault="00247759" w:rsidP="00247759">
            <w:pPr>
              <w:spacing w:line="276" w:lineRule="auto"/>
              <w:rPr>
                <w:rFonts w:ascii="Abadi" w:hAnsi="Abadi" w:cs="Mangal Pro"/>
                <w:sz w:val="22"/>
                <w:szCs w:val="22"/>
              </w:rPr>
            </w:pPr>
          </w:p>
          <w:p w14:paraId="732D1C85" w14:textId="77777777" w:rsidR="00247759" w:rsidRPr="00AF36C7" w:rsidRDefault="00247759" w:rsidP="00247759">
            <w:pPr>
              <w:spacing w:line="276" w:lineRule="auto"/>
              <w:rPr>
                <w:rFonts w:ascii="Abadi" w:hAnsi="Abadi" w:cs="Mangal Pro"/>
                <w:sz w:val="22"/>
                <w:szCs w:val="22"/>
              </w:rPr>
            </w:pPr>
          </w:p>
          <w:p w14:paraId="79993106" w14:textId="77777777" w:rsidR="00247759" w:rsidRPr="00AF36C7" w:rsidRDefault="00247759" w:rsidP="00247759">
            <w:pPr>
              <w:spacing w:line="276" w:lineRule="auto"/>
              <w:rPr>
                <w:rFonts w:ascii="Abadi" w:hAnsi="Abadi" w:cs="Mangal Pro"/>
                <w:sz w:val="22"/>
                <w:szCs w:val="22"/>
              </w:rPr>
            </w:pPr>
          </w:p>
          <w:p w14:paraId="228993DD" w14:textId="77777777" w:rsidR="00247759" w:rsidRPr="00AF36C7" w:rsidRDefault="00247759" w:rsidP="00247759">
            <w:pPr>
              <w:spacing w:line="276" w:lineRule="auto"/>
              <w:rPr>
                <w:rFonts w:ascii="Abadi" w:hAnsi="Abadi" w:cs="Mangal Pro"/>
                <w:sz w:val="22"/>
                <w:szCs w:val="22"/>
              </w:rPr>
            </w:pPr>
          </w:p>
          <w:p w14:paraId="25EFF08A" w14:textId="77777777" w:rsidR="00247759" w:rsidRPr="00AF36C7" w:rsidRDefault="00247759" w:rsidP="00247759">
            <w:pPr>
              <w:spacing w:line="276" w:lineRule="auto"/>
              <w:rPr>
                <w:rFonts w:ascii="Abadi" w:hAnsi="Abadi" w:cs="Mangal Pro"/>
                <w:sz w:val="22"/>
                <w:szCs w:val="22"/>
              </w:rPr>
            </w:pPr>
          </w:p>
          <w:p w14:paraId="68913B97" w14:textId="77777777" w:rsidR="00247759" w:rsidRPr="00AF36C7" w:rsidRDefault="00247759" w:rsidP="00247759">
            <w:pPr>
              <w:spacing w:line="276" w:lineRule="auto"/>
              <w:rPr>
                <w:rFonts w:ascii="Abadi" w:hAnsi="Abadi" w:cs="Mangal Pro"/>
                <w:sz w:val="22"/>
                <w:szCs w:val="22"/>
              </w:rPr>
            </w:pPr>
          </w:p>
          <w:p w14:paraId="17C214FE" w14:textId="77777777" w:rsidR="00247759" w:rsidRPr="00AF36C7" w:rsidRDefault="00247759" w:rsidP="00247759">
            <w:pPr>
              <w:spacing w:line="276" w:lineRule="auto"/>
              <w:rPr>
                <w:rFonts w:ascii="Abadi" w:hAnsi="Abadi" w:cs="Mangal Pro"/>
                <w:sz w:val="22"/>
                <w:szCs w:val="22"/>
              </w:rPr>
            </w:pPr>
          </w:p>
          <w:p w14:paraId="66132FFC" w14:textId="77777777" w:rsidR="00247759" w:rsidRPr="00AF36C7" w:rsidRDefault="00247759" w:rsidP="00247759">
            <w:pPr>
              <w:spacing w:line="276" w:lineRule="auto"/>
              <w:rPr>
                <w:rFonts w:ascii="Abadi" w:hAnsi="Abadi" w:cs="Mangal Pro"/>
                <w:sz w:val="22"/>
                <w:szCs w:val="22"/>
              </w:rPr>
            </w:pPr>
          </w:p>
          <w:p w14:paraId="107EF070" w14:textId="4EF9762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w:t>
            </w:r>
          </w:p>
          <w:p w14:paraId="7D104CE4" w14:textId="68E73A1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Different List of Activities display depending on calculated total of hours</w:t>
            </w:r>
          </w:p>
        </w:tc>
        <w:tc>
          <w:tcPr>
            <w:tcW w:w="689" w:type="dxa"/>
            <w:shd w:val="clear" w:color="auto" w:fill="D9F2D0" w:themeFill="accent6" w:themeFillTint="33"/>
          </w:tcPr>
          <w:p w14:paraId="7562CCB9"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4988E1F8" w14:textId="77777777" w:rsidR="00247759" w:rsidRPr="0041277B" w:rsidRDefault="00247759" w:rsidP="00247759">
            <w:pPr>
              <w:spacing w:line="276" w:lineRule="auto"/>
              <w:rPr>
                <w:rFonts w:ascii="Abadi" w:hAnsi="Abadi" w:cs="Mangal Pro"/>
                <w:color w:val="275317" w:themeColor="accent6" w:themeShade="80"/>
                <w:sz w:val="22"/>
                <w:szCs w:val="22"/>
              </w:rPr>
            </w:pPr>
          </w:p>
          <w:p w14:paraId="519A0F44" w14:textId="77777777" w:rsidR="00247759" w:rsidRPr="0041277B" w:rsidRDefault="00247759" w:rsidP="00247759">
            <w:pPr>
              <w:spacing w:line="276" w:lineRule="auto"/>
              <w:rPr>
                <w:rFonts w:ascii="Abadi" w:hAnsi="Abadi" w:cs="Mangal Pro"/>
                <w:color w:val="275317" w:themeColor="accent6" w:themeShade="80"/>
                <w:sz w:val="22"/>
                <w:szCs w:val="22"/>
              </w:rPr>
            </w:pPr>
          </w:p>
          <w:p w14:paraId="5F52802A" w14:textId="77777777" w:rsidR="00247759" w:rsidRPr="0041277B" w:rsidRDefault="00247759" w:rsidP="00247759">
            <w:pPr>
              <w:spacing w:line="276" w:lineRule="auto"/>
              <w:rPr>
                <w:rFonts w:ascii="Abadi" w:hAnsi="Abadi" w:cs="Mangal Pro"/>
                <w:color w:val="275317" w:themeColor="accent6" w:themeShade="80"/>
                <w:sz w:val="22"/>
                <w:szCs w:val="22"/>
              </w:rPr>
            </w:pPr>
          </w:p>
          <w:p w14:paraId="0BD19ED7" w14:textId="77777777" w:rsidR="00247759" w:rsidRPr="0041277B" w:rsidRDefault="00247759" w:rsidP="00247759">
            <w:pPr>
              <w:spacing w:line="276" w:lineRule="auto"/>
              <w:rPr>
                <w:rFonts w:ascii="Abadi" w:hAnsi="Abadi" w:cs="Mangal Pro"/>
                <w:color w:val="275317" w:themeColor="accent6" w:themeShade="80"/>
                <w:sz w:val="22"/>
                <w:szCs w:val="22"/>
              </w:rPr>
            </w:pPr>
          </w:p>
          <w:p w14:paraId="107A93D7" w14:textId="77777777" w:rsidR="00247759" w:rsidRPr="0041277B" w:rsidRDefault="00247759" w:rsidP="00247759">
            <w:pPr>
              <w:spacing w:line="276" w:lineRule="auto"/>
              <w:rPr>
                <w:rFonts w:ascii="Abadi" w:hAnsi="Abadi" w:cs="Mangal Pro"/>
                <w:color w:val="275317" w:themeColor="accent6" w:themeShade="80"/>
                <w:sz w:val="22"/>
                <w:szCs w:val="22"/>
              </w:rPr>
            </w:pPr>
          </w:p>
          <w:p w14:paraId="403AB9E3" w14:textId="77777777" w:rsidR="00247759" w:rsidRPr="0041277B" w:rsidRDefault="00247759" w:rsidP="00247759">
            <w:pPr>
              <w:spacing w:line="276" w:lineRule="auto"/>
              <w:rPr>
                <w:rFonts w:ascii="Abadi" w:hAnsi="Abadi" w:cs="Mangal Pro"/>
                <w:color w:val="275317" w:themeColor="accent6" w:themeShade="80"/>
                <w:sz w:val="22"/>
                <w:szCs w:val="22"/>
              </w:rPr>
            </w:pPr>
          </w:p>
          <w:p w14:paraId="41DFD0B2" w14:textId="77777777" w:rsidR="00247759" w:rsidRPr="0041277B" w:rsidRDefault="00247759" w:rsidP="00247759">
            <w:pPr>
              <w:spacing w:line="276" w:lineRule="auto"/>
              <w:rPr>
                <w:rFonts w:ascii="Abadi" w:hAnsi="Abadi" w:cs="Mangal Pro"/>
                <w:color w:val="275317" w:themeColor="accent6" w:themeShade="80"/>
                <w:sz w:val="22"/>
                <w:szCs w:val="22"/>
              </w:rPr>
            </w:pPr>
          </w:p>
          <w:p w14:paraId="7A79723E" w14:textId="77777777" w:rsidR="00247759" w:rsidRPr="0041277B" w:rsidRDefault="00247759" w:rsidP="00247759">
            <w:pPr>
              <w:spacing w:line="276" w:lineRule="auto"/>
              <w:rPr>
                <w:rFonts w:ascii="Abadi" w:hAnsi="Abadi" w:cs="Mangal Pro"/>
                <w:color w:val="275317" w:themeColor="accent6" w:themeShade="80"/>
                <w:sz w:val="22"/>
                <w:szCs w:val="22"/>
              </w:rPr>
            </w:pPr>
          </w:p>
          <w:p w14:paraId="1E2A3EB4" w14:textId="77777777" w:rsidR="00247759" w:rsidRPr="0041277B" w:rsidRDefault="00247759" w:rsidP="00247759">
            <w:pPr>
              <w:spacing w:line="276" w:lineRule="auto"/>
              <w:rPr>
                <w:rFonts w:ascii="Abadi" w:hAnsi="Abadi" w:cs="Mangal Pro"/>
                <w:color w:val="275317" w:themeColor="accent6" w:themeShade="80"/>
                <w:sz w:val="22"/>
                <w:szCs w:val="22"/>
              </w:rPr>
            </w:pPr>
          </w:p>
          <w:p w14:paraId="00323C3E" w14:textId="77777777" w:rsidR="00247759" w:rsidRPr="0041277B" w:rsidRDefault="00247759" w:rsidP="00247759">
            <w:pPr>
              <w:spacing w:line="276" w:lineRule="auto"/>
              <w:rPr>
                <w:rFonts w:ascii="Abadi" w:hAnsi="Abadi" w:cs="Mangal Pro"/>
                <w:color w:val="275317" w:themeColor="accent6" w:themeShade="80"/>
                <w:sz w:val="22"/>
                <w:szCs w:val="22"/>
              </w:rPr>
            </w:pPr>
          </w:p>
          <w:p w14:paraId="37951283" w14:textId="77777777" w:rsidR="00247759" w:rsidRPr="0041277B" w:rsidRDefault="00247759" w:rsidP="00247759">
            <w:pPr>
              <w:spacing w:line="276" w:lineRule="auto"/>
              <w:rPr>
                <w:rFonts w:ascii="Abadi" w:hAnsi="Abadi" w:cs="Mangal Pro"/>
                <w:color w:val="275317" w:themeColor="accent6" w:themeShade="80"/>
                <w:sz w:val="22"/>
                <w:szCs w:val="22"/>
              </w:rPr>
            </w:pPr>
          </w:p>
          <w:p w14:paraId="449C360A" w14:textId="77777777"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3C555289" w14:textId="77777777" w:rsidR="00247759" w:rsidRPr="00AF36C7" w:rsidRDefault="00247759" w:rsidP="00247759">
            <w:pPr>
              <w:spacing w:line="276" w:lineRule="auto"/>
              <w:rPr>
                <w:rFonts w:ascii="Abadi" w:hAnsi="Abadi" w:cs="Mangal Pro"/>
                <w:sz w:val="22"/>
                <w:szCs w:val="22"/>
              </w:rPr>
            </w:pPr>
          </w:p>
          <w:p w14:paraId="6508E698" w14:textId="77777777" w:rsidR="00247759" w:rsidRPr="00AF36C7" w:rsidRDefault="00247759" w:rsidP="00247759">
            <w:pPr>
              <w:spacing w:line="276" w:lineRule="auto"/>
              <w:rPr>
                <w:rFonts w:ascii="Abadi" w:hAnsi="Abadi" w:cs="Mangal Pro"/>
                <w:sz w:val="22"/>
                <w:szCs w:val="22"/>
              </w:rPr>
            </w:pPr>
          </w:p>
          <w:p w14:paraId="41BF57F7" w14:textId="77777777" w:rsidR="00247759" w:rsidRPr="00AF36C7" w:rsidRDefault="00247759" w:rsidP="00247759">
            <w:pPr>
              <w:spacing w:line="276" w:lineRule="auto"/>
              <w:rPr>
                <w:rFonts w:ascii="Abadi" w:hAnsi="Abadi" w:cs="Mangal Pro"/>
                <w:sz w:val="22"/>
                <w:szCs w:val="22"/>
              </w:rPr>
            </w:pPr>
          </w:p>
          <w:p w14:paraId="2DE351F4" w14:textId="77777777" w:rsidR="00247759" w:rsidRPr="00AF36C7" w:rsidRDefault="00247759" w:rsidP="00247759">
            <w:pPr>
              <w:spacing w:line="276" w:lineRule="auto"/>
              <w:rPr>
                <w:rFonts w:ascii="Abadi" w:hAnsi="Abadi" w:cs="Mangal Pro"/>
                <w:sz w:val="22"/>
                <w:szCs w:val="22"/>
              </w:rPr>
            </w:pPr>
          </w:p>
          <w:p w14:paraId="1B1C1B19" w14:textId="77777777" w:rsidR="00247759" w:rsidRPr="00AF36C7" w:rsidRDefault="00247759" w:rsidP="00247759">
            <w:pPr>
              <w:spacing w:line="276" w:lineRule="auto"/>
              <w:rPr>
                <w:rFonts w:ascii="Abadi" w:hAnsi="Abadi" w:cs="Mangal Pro"/>
                <w:sz w:val="22"/>
                <w:szCs w:val="22"/>
              </w:rPr>
            </w:pPr>
          </w:p>
          <w:p w14:paraId="137A2969" w14:textId="77777777" w:rsidR="00247759" w:rsidRPr="00AF36C7" w:rsidRDefault="00247759" w:rsidP="00247759">
            <w:pPr>
              <w:spacing w:line="276" w:lineRule="auto"/>
              <w:rPr>
                <w:rFonts w:ascii="Abadi" w:hAnsi="Abadi" w:cs="Mangal Pro"/>
                <w:sz w:val="22"/>
                <w:szCs w:val="22"/>
              </w:rPr>
            </w:pPr>
          </w:p>
          <w:p w14:paraId="41B74BB0" w14:textId="77777777" w:rsidR="00247759" w:rsidRPr="00AF36C7" w:rsidRDefault="00247759" w:rsidP="00247759">
            <w:pPr>
              <w:spacing w:line="276" w:lineRule="auto"/>
              <w:rPr>
                <w:rFonts w:ascii="Abadi" w:hAnsi="Abadi" w:cs="Mangal Pro"/>
                <w:sz w:val="22"/>
                <w:szCs w:val="22"/>
              </w:rPr>
            </w:pPr>
          </w:p>
          <w:p w14:paraId="2CC72958" w14:textId="77777777" w:rsidR="00247759" w:rsidRPr="00AF36C7" w:rsidRDefault="00247759" w:rsidP="00247759">
            <w:pPr>
              <w:spacing w:line="276" w:lineRule="auto"/>
              <w:rPr>
                <w:rFonts w:ascii="Abadi" w:hAnsi="Abadi" w:cs="Mangal Pro"/>
                <w:sz w:val="22"/>
                <w:szCs w:val="22"/>
              </w:rPr>
            </w:pPr>
          </w:p>
          <w:p w14:paraId="16D82CB0" w14:textId="77777777" w:rsidR="00247759" w:rsidRPr="00AF36C7" w:rsidRDefault="00247759" w:rsidP="00247759">
            <w:pPr>
              <w:spacing w:line="276" w:lineRule="auto"/>
              <w:rPr>
                <w:rFonts w:ascii="Abadi" w:hAnsi="Abadi" w:cs="Mangal Pro"/>
                <w:sz w:val="22"/>
                <w:szCs w:val="22"/>
              </w:rPr>
            </w:pPr>
          </w:p>
          <w:p w14:paraId="23B88BC4" w14:textId="77777777" w:rsidR="00247759" w:rsidRPr="00AF36C7" w:rsidRDefault="00247759" w:rsidP="00247759">
            <w:pPr>
              <w:spacing w:line="276" w:lineRule="auto"/>
              <w:rPr>
                <w:rFonts w:ascii="Abadi" w:hAnsi="Abadi" w:cs="Mangal Pro"/>
                <w:sz w:val="22"/>
                <w:szCs w:val="22"/>
              </w:rPr>
            </w:pPr>
          </w:p>
          <w:p w14:paraId="48F1F1F4"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04DBFC94"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Integrated ‘Compute’ button function in the function</w:t>
            </w:r>
          </w:p>
        </w:tc>
        <w:tc>
          <w:tcPr>
            <w:tcW w:w="3119" w:type="dxa"/>
          </w:tcPr>
          <w:p w14:paraId="05D9D82E"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1E2763DD" wp14:editId="126CA005">
                  <wp:extent cx="1645373" cy="1217916"/>
                  <wp:effectExtent l="0" t="0" r="0" b="1905"/>
                  <wp:docPr id="14986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9440" name=""/>
                          <pic:cNvPicPr/>
                        </pic:nvPicPr>
                        <pic:blipFill>
                          <a:blip r:embed="rId62"/>
                          <a:stretch>
                            <a:fillRect/>
                          </a:stretch>
                        </pic:blipFill>
                        <pic:spPr>
                          <a:xfrm>
                            <a:off x="0" y="0"/>
                            <a:ext cx="1659541" cy="1228403"/>
                          </a:xfrm>
                          <a:prstGeom prst="rect">
                            <a:avLst/>
                          </a:prstGeom>
                        </pic:spPr>
                      </pic:pic>
                    </a:graphicData>
                  </a:graphic>
                </wp:inline>
              </w:drawing>
            </w:r>
          </w:p>
          <w:p w14:paraId="11E69633"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FFD1A61" wp14:editId="47ADEBFC">
                  <wp:extent cx="1643271" cy="1123722"/>
                  <wp:effectExtent l="0" t="0" r="0" b="635"/>
                  <wp:docPr id="39003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33791" name=""/>
                          <pic:cNvPicPr/>
                        </pic:nvPicPr>
                        <pic:blipFill>
                          <a:blip r:embed="rId63"/>
                          <a:stretch>
                            <a:fillRect/>
                          </a:stretch>
                        </pic:blipFill>
                        <pic:spPr>
                          <a:xfrm>
                            <a:off x="0" y="0"/>
                            <a:ext cx="1663093" cy="1137277"/>
                          </a:xfrm>
                          <a:prstGeom prst="rect">
                            <a:avLst/>
                          </a:prstGeom>
                        </pic:spPr>
                      </pic:pic>
                    </a:graphicData>
                  </a:graphic>
                </wp:inline>
              </w:drawing>
            </w:r>
          </w:p>
          <w:p w14:paraId="065F55E7"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2E64FDA" wp14:editId="7A06DCA3">
                  <wp:extent cx="1648952" cy="1027561"/>
                  <wp:effectExtent l="0" t="0" r="8890" b="1270"/>
                  <wp:docPr id="117844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0600" name=""/>
                          <pic:cNvPicPr/>
                        </pic:nvPicPr>
                        <pic:blipFill>
                          <a:blip r:embed="rId64"/>
                          <a:stretch>
                            <a:fillRect/>
                          </a:stretch>
                        </pic:blipFill>
                        <pic:spPr>
                          <a:xfrm>
                            <a:off x="0" y="0"/>
                            <a:ext cx="1665727" cy="1038015"/>
                          </a:xfrm>
                          <a:prstGeom prst="rect">
                            <a:avLst/>
                          </a:prstGeom>
                        </pic:spPr>
                      </pic:pic>
                    </a:graphicData>
                  </a:graphic>
                </wp:inline>
              </w:drawing>
            </w:r>
          </w:p>
          <w:p w14:paraId="26CC2DC3" w14:textId="6F5D04D4"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E8F2AAE" wp14:editId="550433BF">
                  <wp:extent cx="1623731" cy="1698665"/>
                  <wp:effectExtent l="0" t="0" r="0" b="0"/>
                  <wp:docPr id="162911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14320" name=""/>
                          <pic:cNvPicPr/>
                        </pic:nvPicPr>
                        <pic:blipFill>
                          <a:blip r:embed="rId65"/>
                          <a:stretch>
                            <a:fillRect/>
                          </a:stretch>
                        </pic:blipFill>
                        <pic:spPr>
                          <a:xfrm>
                            <a:off x="0" y="0"/>
                            <a:ext cx="1638260" cy="1713864"/>
                          </a:xfrm>
                          <a:prstGeom prst="rect">
                            <a:avLst/>
                          </a:prstGeom>
                        </pic:spPr>
                      </pic:pic>
                    </a:graphicData>
                  </a:graphic>
                </wp:inline>
              </w:drawing>
            </w:r>
          </w:p>
        </w:tc>
      </w:tr>
      <w:tr w:rsidR="00247759" w:rsidRPr="00AF36C7" w14:paraId="054A3A70" w14:textId="77777777" w:rsidTr="00BE5D0C">
        <w:tc>
          <w:tcPr>
            <w:tcW w:w="1351" w:type="dxa"/>
          </w:tcPr>
          <w:p w14:paraId="122CD00F" w14:textId="77777777" w:rsidR="00247759" w:rsidRPr="00AF36C7" w:rsidRDefault="00247759" w:rsidP="00247759">
            <w:pPr>
              <w:spacing w:line="276" w:lineRule="auto"/>
              <w:jc w:val="center"/>
              <w:rPr>
                <w:rFonts w:ascii="Abadi" w:hAnsi="Abadi" w:cs="Mangal Pro"/>
                <w:sz w:val="22"/>
                <w:szCs w:val="22"/>
              </w:rPr>
            </w:pPr>
          </w:p>
          <w:p w14:paraId="1C4439D6" w14:textId="77777777" w:rsidR="00247759" w:rsidRPr="00AF36C7" w:rsidRDefault="00247759" w:rsidP="00247759">
            <w:pPr>
              <w:spacing w:line="276" w:lineRule="auto"/>
              <w:jc w:val="center"/>
              <w:rPr>
                <w:rFonts w:ascii="Abadi" w:hAnsi="Abadi" w:cs="Mangal Pro"/>
                <w:sz w:val="22"/>
                <w:szCs w:val="22"/>
              </w:rPr>
            </w:pPr>
          </w:p>
          <w:p w14:paraId="5AE72F07" w14:textId="77777777" w:rsidR="00247759" w:rsidRPr="00AF36C7" w:rsidRDefault="00247759" w:rsidP="00247759">
            <w:pPr>
              <w:spacing w:line="276" w:lineRule="auto"/>
              <w:jc w:val="center"/>
              <w:rPr>
                <w:rFonts w:ascii="Abadi" w:hAnsi="Abadi" w:cs="Mangal Pro"/>
                <w:sz w:val="22"/>
                <w:szCs w:val="22"/>
              </w:rPr>
            </w:pPr>
          </w:p>
          <w:p w14:paraId="21966755" w14:textId="77777777" w:rsidR="00247759" w:rsidRPr="00AF36C7" w:rsidRDefault="00247759" w:rsidP="00247759">
            <w:pPr>
              <w:spacing w:line="276" w:lineRule="auto"/>
              <w:jc w:val="center"/>
              <w:rPr>
                <w:rFonts w:ascii="Abadi" w:hAnsi="Abadi" w:cs="Mangal Pro"/>
                <w:sz w:val="22"/>
                <w:szCs w:val="22"/>
              </w:rPr>
            </w:pPr>
          </w:p>
          <w:p w14:paraId="36C961AE" w14:textId="77777777" w:rsidR="00247759" w:rsidRPr="00AF36C7" w:rsidRDefault="00247759" w:rsidP="00247759">
            <w:pPr>
              <w:spacing w:line="276" w:lineRule="auto"/>
              <w:jc w:val="center"/>
              <w:rPr>
                <w:rFonts w:ascii="Abadi" w:hAnsi="Abadi" w:cs="Mangal Pro"/>
                <w:sz w:val="22"/>
                <w:szCs w:val="22"/>
              </w:rPr>
            </w:pPr>
          </w:p>
          <w:p w14:paraId="32216D67" w14:textId="205258FE"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 xml:space="preserve">About </w:t>
            </w:r>
          </w:p>
          <w:p w14:paraId="62CDF8A0" w14:textId="3EA0992F"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Page</w:t>
            </w:r>
          </w:p>
        </w:tc>
        <w:tc>
          <w:tcPr>
            <w:tcW w:w="2046" w:type="dxa"/>
          </w:tcPr>
          <w:p w14:paraId="7C1443FC" w14:textId="77777777" w:rsidR="00247759" w:rsidRPr="00AF36C7" w:rsidRDefault="00247759" w:rsidP="00247759">
            <w:pPr>
              <w:spacing w:line="276" w:lineRule="auto"/>
              <w:rPr>
                <w:rFonts w:ascii="Abadi" w:hAnsi="Abadi" w:cs="Mangal Pro"/>
                <w:sz w:val="22"/>
                <w:szCs w:val="22"/>
              </w:rPr>
            </w:pPr>
          </w:p>
          <w:p w14:paraId="6516FC0C" w14:textId="77777777" w:rsidR="00247759" w:rsidRPr="00AF36C7" w:rsidRDefault="00247759" w:rsidP="00247759">
            <w:pPr>
              <w:spacing w:line="276" w:lineRule="auto"/>
              <w:rPr>
                <w:rFonts w:ascii="Abadi" w:hAnsi="Abadi" w:cs="Mangal Pro"/>
                <w:sz w:val="22"/>
                <w:szCs w:val="22"/>
              </w:rPr>
            </w:pPr>
          </w:p>
          <w:p w14:paraId="552F8D9D" w14:textId="3081228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Created about.html</w:t>
            </w:r>
          </w:p>
          <w:p w14:paraId="199EA020" w14:textId="3171560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Copied the nav bar and footer from index.html</w:t>
            </w:r>
          </w:p>
          <w:p w14:paraId="12C7FE79" w14:textId="0B7C3FF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styles.css to about.html</w:t>
            </w:r>
          </w:p>
        </w:tc>
        <w:tc>
          <w:tcPr>
            <w:tcW w:w="1701" w:type="dxa"/>
          </w:tcPr>
          <w:p w14:paraId="4D85C418" w14:textId="77777777" w:rsidR="00247759" w:rsidRPr="00AF36C7" w:rsidRDefault="00247759" w:rsidP="00247759">
            <w:pPr>
              <w:spacing w:line="276" w:lineRule="auto"/>
              <w:rPr>
                <w:rFonts w:ascii="Abadi" w:hAnsi="Abadi" w:cs="Mangal Pro"/>
                <w:sz w:val="22"/>
                <w:szCs w:val="22"/>
              </w:rPr>
            </w:pPr>
          </w:p>
          <w:p w14:paraId="111B257D" w14:textId="77777777" w:rsidR="00247759" w:rsidRPr="00AF36C7" w:rsidRDefault="00247759" w:rsidP="00247759">
            <w:pPr>
              <w:spacing w:line="276" w:lineRule="auto"/>
              <w:rPr>
                <w:rFonts w:ascii="Abadi" w:hAnsi="Abadi" w:cs="Mangal Pro"/>
                <w:sz w:val="22"/>
                <w:szCs w:val="22"/>
              </w:rPr>
            </w:pPr>
          </w:p>
          <w:p w14:paraId="7C0B8BB3" w14:textId="77777777" w:rsidR="00247759" w:rsidRPr="00AF36C7" w:rsidRDefault="00247759" w:rsidP="00247759">
            <w:pPr>
              <w:spacing w:line="276" w:lineRule="auto"/>
              <w:rPr>
                <w:rFonts w:ascii="Abadi" w:hAnsi="Abadi" w:cs="Mangal Pro"/>
                <w:sz w:val="22"/>
                <w:szCs w:val="22"/>
              </w:rPr>
            </w:pPr>
          </w:p>
          <w:p w14:paraId="771FC053" w14:textId="77777777" w:rsidR="00247759" w:rsidRPr="00AF36C7" w:rsidRDefault="00247759" w:rsidP="00247759">
            <w:pPr>
              <w:spacing w:line="276" w:lineRule="auto"/>
              <w:rPr>
                <w:rFonts w:ascii="Abadi" w:hAnsi="Abadi" w:cs="Mangal Pro"/>
                <w:sz w:val="22"/>
                <w:szCs w:val="22"/>
              </w:rPr>
            </w:pPr>
          </w:p>
          <w:p w14:paraId="297B527B"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Nav bar displays</w:t>
            </w:r>
          </w:p>
          <w:p w14:paraId="1D7A3476" w14:textId="5A01305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Footer displays</w:t>
            </w:r>
          </w:p>
        </w:tc>
        <w:tc>
          <w:tcPr>
            <w:tcW w:w="689" w:type="dxa"/>
            <w:shd w:val="clear" w:color="auto" w:fill="D9F2D0" w:themeFill="accent6" w:themeFillTint="33"/>
          </w:tcPr>
          <w:p w14:paraId="7684A77E"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457CFD24" w14:textId="77777777" w:rsidR="00247759" w:rsidRDefault="00247759" w:rsidP="00247759">
            <w:pPr>
              <w:spacing w:line="276" w:lineRule="auto"/>
              <w:jc w:val="center"/>
              <w:rPr>
                <w:rFonts w:ascii="Abadi" w:hAnsi="Abadi" w:cs="Mangal Pro"/>
                <w:color w:val="275317" w:themeColor="accent6" w:themeShade="80"/>
                <w:sz w:val="22"/>
                <w:szCs w:val="22"/>
              </w:rPr>
            </w:pPr>
          </w:p>
          <w:p w14:paraId="1DF7EFFB"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3C862FD9"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453B9F77" w14:textId="77777777" w:rsidR="00247759" w:rsidRPr="0041277B" w:rsidRDefault="00247759" w:rsidP="00247759">
            <w:pPr>
              <w:spacing w:line="276" w:lineRule="auto"/>
              <w:rPr>
                <w:rFonts w:ascii="Abadi" w:hAnsi="Abadi" w:cs="Mangal Pro"/>
                <w:color w:val="275317" w:themeColor="accent6" w:themeShade="80"/>
                <w:sz w:val="22"/>
                <w:szCs w:val="22"/>
              </w:rPr>
            </w:pPr>
          </w:p>
          <w:p w14:paraId="743B57CC" w14:textId="3C1163AF"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31488DFE" w14:textId="77777777" w:rsidR="00247759" w:rsidRPr="00AF36C7" w:rsidRDefault="00247759" w:rsidP="00247759">
            <w:pPr>
              <w:spacing w:line="276" w:lineRule="auto"/>
              <w:rPr>
                <w:rFonts w:ascii="Abadi" w:hAnsi="Abadi" w:cs="Mangal Pro"/>
                <w:sz w:val="22"/>
                <w:szCs w:val="22"/>
              </w:rPr>
            </w:pPr>
          </w:p>
          <w:p w14:paraId="01820F53" w14:textId="77777777" w:rsidR="00247759" w:rsidRPr="00AF36C7" w:rsidRDefault="00247759" w:rsidP="00247759">
            <w:pPr>
              <w:spacing w:line="276" w:lineRule="auto"/>
              <w:rPr>
                <w:rFonts w:ascii="Abadi" w:hAnsi="Abadi" w:cs="Mangal Pro"/>
                <w:sz w:val="22"/>
                <w:szCs w:val="22"/>
              </w:rPr>
            </w:pPr>
          </w:p>
          <w:p w14:paraId="10B8520C" w14:textId="77777777" w:rsidR="00247759" w:rsidRPr="00AF36C7" w:rsidRDefault="00247759" w:rsidP="00247759">
            <w:pPr>
              <w:spacing w:line="276" w:lineRule="auto"/>
              <w:rPr>
                <w:rFonts w:ascii="Abadi" w:hAnsi="Abadi" w:cs="Mangal Pro"/>
                <w:sz w:val="22"/>
                <w:szCs w:val="22"/>
              </w:rPr>
            </w:pPr>
          </w:p>
          <w:p w14:paraId="07A49B74" w14:textId="29F4D97E"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23A43182" w14:textId="38611186"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Connected styles.css using &lt;link&gt; tag</w:t>
            </w:r>
          </w:p>
        </w:tc>
        <w:tc>
          <w:tcPr>
            <w:tcW w:w="3119" w:type="dxa"/>
          </w:tcPr>
          <w:p w14:paraId="7B3A2154"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A9F56DB" wp14:editId="0DD3E9A0">
                  <wp:extent cx="1707146" cy="670560"/>
                  <wp:effectExtent l="0" t="0" r="7620" b="0"/>
                  <wp:docPr id="5688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6879" name=""/>
                          <pic:cNvPicPr/>
                        </pic:nvPicPr>
                        <pic:blipFill>
                          <a:blip r:embed="rId40"/>
                          <a:stretch>
                            <a:fillRect/>
                          </a:stretch>
                        </pic:blipFill>
                        <pic:spPr>
                          <a:xfrm>
                            <a:off x="0" y="0"/>
                            <a:ext cx="1715893" cy="673996"/>
                          </a:xfrm>
                          <a:prstGeom prst="rect">
                            <a:avLst/>
                          </a:prstGeom>
                        </pic:spPr>
                      </pic:pic>
                    </a:graphicData>
                  </a:graphic>
                </wp:inline>
              </w:drawing>
            </w:r>
          </w:p>
          <w:p w14:paraId="6D0C2091" w14:textId="38DEC6FE"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584C741" wp14:editId="35B0D5AD">
                  <wp:extent cx="1664101" cy="1428780"/>
                  <wp:effectExtent l="0" t="0" r="0" b="0"/>
                  <wp:docPr id="137407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0461" name=""/>
                          <pic:cNvPicPr/>
                        </pic:nvPicPr>
                        <pic:blipFill>
                          <a:blip r:embed="rId66"/>
                          <a:stretch>
                            <a:fillRect/>
                          </a:stretch>
                        </pic:blipFill>
                        <pic:spPr>
                          <a:xfrm>
                            <a:off x="0" y="0"/>
                            <a:ext cx="1676516" cy="1439439"/>
                          </a:xfrm>
                          <a:prstGeom prst="rect">
                            <a:avLst/>
                          </a:prstGeom>
                        </pic:spPr>
                      </pic:pic>
                    </a:graphicData>
                  </a:graphic>
                </wp:inline>
              </w:drawing>
            </w:r>
          </w:p>
        </w:tc>
      </w:tr>
    </w:tbl>
    <w:p w14:paraId="76D6C464" w14:textId="77777777" w:rsidR="00227206" w:rsidRPr="00AF36C7" w:rsidRDefault="00227206" w:rsidP="00227206">
      <w:pPr>
        <w:spacing w:line="276" w:lineRule="auto"/>
        <w:jc w:val="both"/>
        <w:rPr>
          <w:rFonts w:ascii="Abadi" w:hAnsi="Abadi" w:cs="Mangal Pro"/>
          <w:b/>
          <w:bCs/>
          <w:sz w:val="22"/>
          <w:szCs w:val="22"/>
        </w:rPr>
      </w:pPr>
    </w:p>
    <w:p w14:paraId="28391C4D" w14:textId="418428C5" w:rsidR="00227206" w:rsidRPr="00AF36C7" w:rsidRDefault="00227206" w:rsidP="00227206">
      <w:pPr>
        <w:spacing w:line="276" w:lineRule="auto"/>
        <w:jc w:val="both"/>
        <w:rPr>
          <w:rFonts w:ascii="Abadi" w:hAnsi="Abadi" w:cs="Mangal Pro"/>
          <w:b/>
          <w:bCs/>
          <w:sz w:val="22"/>
          <w:szCs w:val="22"/>
        </w:rPr>
      </w:pPr>
      <w:r w:rsidRPr="00AF36C7">
        <w:rPr>
          <w:rFonts w:ascii="Abadi" w:hAnsi="Abadi" w:cs="Mangal Pro"/>
          <w:b/>
          <w:bCs/>
          <w:sz w:val="22"/>
          <w:szCs w:val="22"/>
        </w:rPr>
        <w:t>Iteration 11 – 1</w:t>
      </w:r>
      <w:r w:rsidR="0048407F" w:rsidRPr="00AF36C7">
        <w:rPr>
          <w:rFonts w:ascii="Abadi" w:hAnsi="Abadi" w:cs="Mangal Pro"/>
          <w:b/>
          <w:bCs/>
          <w:sz w:val="22"/>
          <w:szCs w:val="22"/>
        </w:rPr>
        <w:t>4</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247759" w:rsidRPr="00AF36C7" w14:paraId="799D3782" w14:textId="77777777" w:rsidTr="000B6749">
        <w:tc>
          <w:tcPr>
            <w:tcW w:w="1351" w:type="dxa"/>
          </w:tcPr>
          <w:p w14:paraId="31FF8612"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32C7410C"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21174167"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1434D04E"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099DB1D2"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2002DEBB" w14:textId="01BB6C68"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29277F7B"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63590BE9"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513F0485" w14:textId="6A2AD64A"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37B382B4" w14:textId="77777777" w:rsidTr="000B6749">
        <w:tc>
          <w:tcPr>
            <w:tcW w:w="1351" w:type="dxa"/>
          </w:tcPr>
          <w:p w14:paraId="1F676439" w14:textId="77777777" w:rsidR="00247759" w:rsidRPr="00AF36C7" w:rsidRDefault="00247759" w:rsidP="00247759">
            <w:pPr>
              <w:spacing w:line="276" w:lineRule="auto"/>
              <w:jc w:val="center"/>
              <w:rPr>
                <w:rFonts w:ascii="Abadi" w:hAnsi="Abadi" w:cs="Mangal Pro"/>
                <w:sz w:val="22"/>
                <w:szCs w:val="22"/>
              </w:rPr>
            </w:pPr>
          </w:p>
          <w:p w14:paraId="1E1619FE" w14:textId="77777777" w:rsidR="00247759" w:rsidRPr="00AF36C7" w:rsidRDefault="00247759" w:rsidP="00247759">
            <w:pPr>
              <w:spacing w:line="276" w:lineRule="auto"/>
              <w:jc w:val="center"/>
              <w:rPr>
                <w:rFonts w:ascii="Abadi" w:hAnsi="Abadi" w:cs="Mangal Pro"/>
                <w:sz w:val="22"/>
                <w:szCs w:val="22"/>
              </w:rPr>
            </w:pPr>
          </w:p>
          <w:p w14:paraId="77BF8E53" w14:textId="77777777" w:rsidR="00247759" w:rsidRPr="00AF36C7" w:rsidRDefault="00247759" w:rsidP="00247759">
            <w:pPr>
              <w:spacing w:line="276" w:lineRule="auto"/>
              <w:jc w:val="center"/>
              <w:rPr>
                <w:rFonts w:ascii="Abadi" w:hAnsi="Abadi" w:cs="Mangal Pro"/>
                <w:sz w:val="22"/>
                <w:szCs w:val="22"/>
              </w:rPr>
            </w:pPr>
          </w:p>
          <w:p w14:paraId="1AAB0009" w14:textId="77777777" w:rsidR="00247759" w:rsidRPr="00AF36C7" w:rsidRDefault="00247759" w:rsidP="00247759">
            <w:pPr>
              <w:spacing w:line="276" w:lineRule="auto"/>
              <w:jc w:val="center"/>
              <w:rPr>
                <w:rFonts w:ascii="Abadi" w:hAnsi="Abadi" w:cs="Mangal Pro"/>
                <w:sz w:val="22"/>
                <w:szCs w:val="22"/>
              </w:rPr>
            </w:pPr>
          </w:p>
          <w:p w14:paraId="0003BDB6" w14:textId="77777777" w:rsidR="00247759" w:rsidRPr="00AF36C7" w:rsidRDefault="00247759" w:rsidP="00247759">
            <w:pPr>
              <w:spacing w:line="276" w:lineRule="auto"/>
              <w:jc w:val="center"/>
              <w:rPr>
                <w:rFonts w:ascii="Abadi" w:hAnsi="Abadi" w:cs="Mangal Pro"/>
                <w:sz w:val="22"/>
                <w:szCs w:val="22"/>
              </w:rPr>
            </w:pPr>
          </w:p>
          <w:p w14:paraId="3B7EEFE7" w14:textId="77777777" w:rsidR="00247759" w:rsidRPr="00AF36C7" w:rsidRDefault="00247759" w:rsidP="00247759">
            <w:pPr>
              <w:spacing w:line="276" w:lineRule="auto"/>
              <w:rPr>
                <w:rFonts w:ascii="Abadi" w:hAnsi="Abadi" w:cs="Mangal Pro"/>
                <w:sz w:val="22"/>
                <w:szCs w:val="22"/>
              </w:rPr>
            </w:pPr>
          </w:p>
          <w:p w14:paraId="36E10F72" w14:textId="77777777" w:rsidR="00247759" w:rsidRPr="00AF36C7" w:rsidRDefault="00247759" w:rsidP="00247759">
            <w:pPr>
              <w:spacing w:line="276" w:lineRule="auto"/>
              <w:jc w:val="center"/>
              <w:rPr>
                <w:rFonts w:ascii="Abadi" w:hAnsi="Abadi" w:cs="Mangal Pro"/>
                <w:sz w:val="22"/>
                <w:szCs w:val="22"/>
              </w:rPr>
            </w:pPr>
          </w:p>
          <w:p w14:paraId="0C272A9E" w14:textId="77777777" w:rsidR="00247759" w:rsidRPr="00AF36C7" w:rsidRDefault="00247759" w:rsidP="00247759">
            <w:pPr>
              <w:spacing w:line="276" w:lineRule="auto"/>
              <w:jc w:val="center"/>
              <w:rPr>
                <w:rFonts w:ascii="Abadi" w:hAnsi="Abadi" w:cs="Mangal Pro"/>
                <w:sz w:val="22"/>
                <w:szCs w:val="22"/>
              </w:rPr>
            </w:pPr>
          </w:p>
          <w:p w14:paraId="289AFAB9" w14:textId="77777777" w:rsidR="00247759" w:rsidRPr="00AF36C7" w:rsidRDefault="00247759" w:rsidP="00247759">
            <w:pPr>
              <w:spacing w:line="276" w:lineRule="auto"/>
              <w:jc w:val="center"/>
              <w:rPr>
                <w:rFonts w:ascii="Abadi" w:hAnsi="Abadi" w:cs="Mangal Pro"/>
                <w:sz w:val="22"/>
                <w:szCs w:val="22"/>
              </w:rPr>
            </w:pPr>
          </w:p>
          <w:p w14:paraId="1DDA8D48" w14:textId="672F265D"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All Pages (Homepage, Overview, Calculator, About)</w:t>
            </w:r>
          </w:p>
          <w:p w14:paraId="5C7CAB0F" w14:textId="1D800ECF" w:rsidR="00247759" w:rsidRPr="00AF36C7" w:rsidRDefault="00247759" w:rsidP="00247759">
            <w:pPr>
              <w:spacing w:line="276" w:lineRule="auto"/>
              <w:jc w:val="center"/>
              <w:rPr>
                <w:rFonts w:ascii="Abadi" w:hAnsi="Abadi" w:cs="Mangal Pro"/>
                <w:sz w:val="22"/>
                <w:szCs w:val="22"/>
              </w:rPr>
            </w:pPr>
          </w:p>
        </w:tc>
        <w:tc>
          <w:tcPr>
            <w:tcW w:w="2046" w:type="dxa"/>
          </w:tcPr>
          <w:p w14:paraId="35BB3BD0" w14:textId="77777777" w:rsidR="00247759" w:rsidRPr="00AF36C7" w:rsidRDefault="00247759" w:rsidP="00247759">
            <w:pPr>
              <w:spacing w:line="276" w:lineRule="auto"/>
              <w:rPr>
                <w:rFonts w:ascii="Abadi" w:hAnsi="Abadi" w:cs="Mangal Pro"/>
                <w:sz w:val="22"/>
                <w:szCs w:val="22"/>
              </w:rPr>
            </w:pPr>
          </w:p>
          <w:p w14:paraId="6CC4F855" w14:textId="77777777" w:rsidR="00247759" w:rsidRPr="00AF36C7" w:rsidRDefault="00247759" w:rsidP="00247759">
            <w:pPr>
              <w:spacing w:line="276" w:lineRule="auto"/>
              <w:rPr>
                <w:rFonts w:ascii="Abadi" w:hAnsi="Abadi" w:cs="Mangal Pro"/>
                <w:sz w:val="22"/>
                <w:szCs w:val="22"/>
              </w:rPr>
            </w:pPr>
          </w:p>
          <w:p w14:paraId="52B471C3" w14:textId="77777777" w:rsidR="00247759" w:rsidRPr="00AF36C7" w:rsidRDefault="00247759" w:rsidP="00247759">
            <w:pPr>
              <w:spacing w:line="276" w:lineRule="auto"/>
              <w:rPr>
                <w:rFonts w:ascii="Abadi" w:hAnsi="Abadi" w:cs="Mangal Pro"/>
                <w:sz w:val="22"/>
                <w:szCs w:val="22"/>
              </w:rPr>
            </w:pPr>
          </w:p>
          <w:p w14:paraId="31BBBF47" w14:textId="77777777" w:rsidR="00247759" w:rsidRPr="00AF36C7" w:rsidRDefault="00247759" w:rsidP="00247759">
            <w:pPr>
              <w:spacing w:line="276" w:lineRule="auto"/>
              <w:rPr>
                <w:rFonts w:ascii="Abadi" w:hAnsi="Abadi" w:cs="Mangal Pro"/>
                <w:sz w:val="22"/>
                <w:szCs w:val="22"/>
              </w:rPr>
            </w:pPr>
          </w:p>
          <w:p w14:paraId="146329AC" w14:textId="77777777" w:rsidR="00247759" w:rsidRPr="00AF36C7" w:rsidRDefault="00247759" w:rsidP="00247759">
            <w:pPr>
              <w:spacing w:line="276" w:lineRule="auto"/>
              <w:rPr>
                <w:rFonts w:ascii="Abadi" w:hAnsi="Abadi" w:cs="Mangal Pro"/>
                <w:sz w:val="22"/>
                <w:szCs w:val="22"/>
              </w:rPr>
            </w:pPr>
          </w:p>
          <w:p w14:paraId="043AD0F9" w14:textId="77777777" w:rsidR="00247759" w:rsidRPr="00AF36C7" w:rsidRDefault="00247759" w:rsidP="00247759">
            <w:pPr>
              <w:spacing w:line="276" w:lineRule="auto"/>
              <w:rPr>
                <w:rFonts w:ascii="Abadi" w:hAnsi="Abadi" w:cs="Mangal Pro"/>
                <w:sz w:val="22"/>
                <w:szCs w:val="22"/>
              </w:rPr>
            </w:pPr>
          </w:p>
          <w:p w14:paraId="52E9AD18" w14:textId="77777777" w:rsidR="00247759" w:rsidRPr="00AF36C7" w:rsidRDefault="00247759" w:rsidP="00247759">
            <w:pPr>
              <w:spacing w:line="276" w:lineRule="auto"/>
              <w:rPr>
                <w:rFonts w:ascii="Abadi" w:hAnsi="Abadi" w:cs="Mangal Pro"/>
                <w:sz w:val="22"/>
                <w:szCs w:val="22"/>
              </w:rPr>
            </w:pPr>
          </w:p>
          <w:p w14:paraId="6295F27A" w14:textId="77777777" w:rsidR="00247759" w:rsidRPr="00AF36C7" w:rsidRDefault="00247759" w:rsidP="00247759">
            <w:pPr>
              <w:spacing w:line="276" w:lineRule="auto"/>
              <w:rPr>
                <w:rFonts w:ascii="Abadi" w:hAnsi="Abadi" w:cs="Mangal Pro"/>
                <w:sz w:val="22"/>
                <w:szCs w:val="22"/>
              </w:rPr>
            </w:pPr>
          </w:p>
          <w:p w14:paraId="41EF633C" w14:textId="77777777" w:rsidR="00247759" w:rsidRPr="00AF36C7" w:rsidRDefault="00247759" w:rsidP="00247759">
            <w:pPr>
              <w:spacing w:line="276" w:lineRule="auto"/>
              <w:rPr>
                <w:rFonts w:ascii="Abadi" w:hAnsi="Abadi" w:cs="Mangal Pro"/>
                <w:sz w:val="22"/>
                <w:szCs w:val="22"/>
              </w:rPr>
            </w:pPr>
          </w:p>
          <w:p w14:paraId="6AF25A79" w14:textId="2582BCE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Changed background colour to a lighter colour in styles.css</w:t>
            </w:r>
          </w:p>
        </w:tc>
        <w:tc>
          <w:tcPr>
            <w:tcW w:w="1701" w:type="dxa"/>
          </w:tcPr>
          <w:p w14:paraId="7E6801B1" w14:textId="77777777" w:rsidR="00247759" w:rsidRPr="00AF36C7" w:rsidRDefault="00247759" w:rsidP="00247759">
            <w:pPr>
              <w:spacing w:line="276" w:lineRule="auto"/>
              <w:rPr>
                <w:rFonts w:ascii="Abadi" w:hAnsi="Abadi" w:cs="Mangal Pro"/>
                <w:sz w:val="22"/>
                <w:szCs w:val="22"/>
              </w:rPr>
            </w:pPr>
          </w:p>
          <w:p w14:paraId="245AB1C8" w14:textId="77777777" w:rsidR="00247759" w:rsidRPr="00AF36C7" w:rsidRDefault="00247759" w:rsidP="00247759">
            <w:pPr>
              <w:spacing w:line="276" w:lineRule="auto"/>
              <w:rPr>
                <w:rFonts w:ascii="Abadi" w:hAnsi="Abadi" w:cs="Mangal Pro"/>
                <w:sz w:val="22"/>
                <w:szCs w:val="22"/>
              </w:rPr>
            </w:pPr>
          </w:p>
          <w:p w14:paraId="7B2821B6" w14:textId="77777777" w:rsidR="00247759" w:rsidRPr="00AF36C7" w:rsidRDefault="00247759" w:rsidP="00247759">
            <w:pPr>
              <w:spacing w:line="276" w:lineRule="auto"/>
              <w:rPr>
                <w:rFonts w:ascii="Abadi" w:hAnsi="Abadi" w:cs="Mangal Pro"/>
                <w:sz w:val="22"/>
                <w:szCs w:val="22"/>
              </w:rPr>
            </w:pPr>
          </w:p>
          <w:p w14:paraId="6234929B" w14:textId="77777777" w:rsidR="00247759" w:rsidRPr="00AF36C7" w:rsidRDefault="00247759" w:rsidP="00247759">
            <w:pPr>
              <w:spacing w:line="276" w:lineRule="auto"/>
              <w:rPr>
                <w:rFonts w:ascii="Abadi" w:hAnsi="Abadi" w:cs="Mangal Pro"/>
                <w:sz w:val="22"/>
                <w:szCs w:val="22"/>
              </w:rPr>
            </w:pPr>
          </w:p>
          <w:p w14:paraId="41CDE04E" w14:textId="77777777" w:rsidR="00247759" w:rsidRPr="00AF36C7" w:rsidRDefault="00247759" w:rsidP="00247759">
            <w:pPr>
              <w:spacing w:line="276" w:lineRule="auto"/>
              <w:rPr>
                <w:rFonts w:ascii="Abadi" w:hAnsi="Abadi" w:cs="Mangal Pro"/>
                <w:sz w:val="22"/>
                <w:szCs w:val="22"/>
              </w:rPr>
            </w:pPr>
          </w:p>
          <w:p w14:paraId="5E819101" w14:textId="77777777" w:rsidR="00247759" w:rsidRPr="00AF36C7" w:rsidRDefault="00247759" w:rsidP="00247759">
            <w:pPr>
              <w:spacing w:line="276" w:lineRule="auto"/>
              <w:rPr>
                <w:rFonts w:ascii="Abadi" w:hAnsi="Abadi" w:cs="Mangal Pro"/>
                <w:sz w:val="22"/>
                <w:szCs w:val="22"/>
              </w:rPr>
            </w:pPr>
          </w:p>
          <w:p w14:paraId="6A5E557D" w14:textId="77777777" w:rsidR="00247759" w:rsidRPr="00AF36C7" w:rsidRDefault="00247759" w:rsidP="00247759">
            <w:pPr>
              <w:spacing w:line="276" w:lineRule="auto"/>
              <w:rPr>
                <w:rFonts w:ascii="Abadi" w:hAnsi="Abadi" w:cs="Mangal Pro"/>
                <w:sz w:val="22"/>
                <w:szCs w:val="22"/>
              </w:rPr>
            </w:pPr>
          </w:p>
          <w:p w14:paraId="62EE55F4" w14:textId="77777777" w:rsidR="00247759" w:rsidRPr="00AF36C7" w:rsidRDefault="00247759" w:rsidP="00247759">
            <w:pPr>
              <w:spacing w:line="276" w:lineRule="auto"/>
              <w:rPr>
                <w:rFonts w:ascii="Abadi" w:hAnsi="Abadi" w:cs="Mangal Pro"/>
                <w:sz w:val="22"/>
                <w:szCs w:val="22"/>
              </w:rPr>
            </w:pPr>
          </w:p>
          <w:p w14:paraId="2FDF53CF" w14:textId="77777777" w:rsidR="00247759" w:rsidRPr="00AF36C7" w:rsidRDefault="00247759" w:rsidP="00247759">
            <w:pPr>
              <w:spacing w:line="276" w:lineRule="auto"/>
              <w:rPr>
                <w:rFonts w:ascii="Abadi" w:hAnsi="Abadi" w:cs="Mangal Pro"/>
                <w:sz w:val="22"/>
                <w:szCs w:val="22"/>
              </w:rPr>
            </w:pPr>
          </w:p>
          <w:p w14:paraId="6E297F3C"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Background colour changes</w:t>
            </w:r>
          </w:p>
          <w:p w14:paraId="6E85D1D6" w14:textId="16686B8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Text becomes more readable</w:t>
            </w:r>
          </w:p>
        </w:tc>
        <w:tc>
          <w:tcPr>
            <w:tcW w:w="689" w:type="dxa"/>
            <w:shd w:val="clear" w:color="auto" w:fill="D9F2D0" w:themeFill="accent6" w:themeFillTint="33"/>
          </w:tcPr>
          <w:p w14:paraId="1ECFDE94"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1D4C8490"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D50867D"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9EB3C5B"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6DC9937B"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891F2B2" w14:textId="77777777" w:rsidR="00247759" w:rsidRPr="0041277B" w:rsidRDefault="00247759" w:rsidP="00247759">
            <w:pPr>
              <w:spacing w:line="276" w:lineRule="auto"/>
              <w:rPr>
                <w:rFonts w:ascii="Abadi" w:hAnsi="Abadi" w:cs="Mangal Pro"/>
                <w:color w:val="275317" w:themeColor="accent6" w:themeShade="80"/>
                <w:sz w:val="22"/>
                <w:szCs w:val="22"/>
              </w:rPr>
            </w:pPr>
          </w:p>
          <w:p w14:paraId="4D9766CE"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921FE5D"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06A6BF60"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419EB8F1"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279A9388" w14:textId="77777777"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701A91FC" w14:textId="77777777" w:rsidR="00247759" w:rsidRPr="00AF36C7" w:rsidRDefault="00247759" w:rsidP="00247759">
            <w:pPr>
              <w:spacing w:line="276" w:lineRule="auto"/>
              <w:rPr>
                <w:rFonts w:ascii="Abadi" w:hAnsi="Abadi" w:cs="Mangal Pro"/>
                <w:sz w:val="22"/>
                <w:szCs w:val="22"/>
              </w:rPr>
            </w:pPr>
          </w:p>
          <w:p w14:paraId="586EFC59" w14:textId="77777777" w:rsidR="00247759" w:rsidRPr="00AF36C7" w:rsidRDefault="00247759" w:rsidP="00247759">
            <w:pPr>
              <w:spacing w:line="276" w:lineRule="auto"/>
              <w:rPr>
                <w:rFonts w:ascii="Abadi" w:hAnsi="Abadi" w:cs="Mangal Pro"/>
                <w:sz w:val="22"/>
                <w:szCs w:val="22"/>
              </w:rPr>
            </w:pPr>
          </w:p>
          <w:p w14:paraId="3CA9D5D8" w14:textId="77777777" w:rsidR="00247759" w:rsidRPr="00AF36C7" w:rsidRDefault="00247759" w:rsidP="00247759">
            <w:pPr>
              <w:spacing w:line="276" w:lineRule="auto"/>
              <w:rPr>
                <w:rFonts w:ascii="Abadi" w:hAnsi="Abadi" w:cs="Mangal Pro"/>
                <w:sz w:val="22"/>
                <w:szCs w:val="22"/>
              </w:rPr>
            </w:pPr>
          </w:p>
          <w:p w14:paraId="1CEB5A58" w14:textId="77777777" w:rsidR="00247759" w:rsidRPr="00AF36C7" w:rsidRDefault="00247759" w:rsidP="00247759">
            <w:pPr>
              <w:spacing w:line="276" w:lineRule="auto"/>
              <w:rPr>
                <w:rFonts w:ascii="Abadi" w:hAnsi="Abadi" w:cs="Mangal Pro"/>
                <w:sz w:val="22"/>
                <w:szCs w:val="22"/>
              </w:rPr>
            </w:pPr>
          </w:p>
          <w:p w14:paraId="67BDC4B9" w14:textId="77777777" w:rsidR="00247759" w:rsidRPr="00AF36C7" w:rsidRDefault="00247759" w:rsidP="00247759">
            <w:pPr>
              <w:spacing w:line="276" w:lineRule="auto"/>
              <w:rPr>
                <w:rFonts w:ascii="Abadi" w:hAnsi="Abadi" w:cs="Mangal Pro"/>
                <w:sz w:val="22"/>
                <w:szCs w:val="22"/>
              </w:rPr>
            </w:pPr>
          </w:p>
          <w:p w14:paraId="49705C19" w14:textId="77777777" w:rsidR="00247759" w:rsidRPr="00AF36C7" w:rsidRDefault="00247759" w:rsidP="00247759">
            <w:pPr>
              <w:spacing w:line="276" w:lineRule="auto"/>
              <w:rPr>
                <w:rFonts w:ascii="Abadi" w:hAnsi="Abadi" w:cs="Mangal Pro"/>
                <w:sz w:val="22"/>
                <w:szCs w:val="22"/>
              </w:rPr>
            </w:pPr>
          </w:p>
          <w:p w14:paraId="4D7AAAFF" w14:textId="77777777" w:rsidR="00247759" w:rsidRPr="00AF36C7" w:rsidRDefault="00247759" w:rsidP="00247759">
            <w:pPr>
              <w:spacing w:line="276" w:lineRule="auto"/>
              <w:rPr>
                <w:rFonts w:ascii="Abadi" w:hAnsi="Abadi" w:cs="Mangal Pro"/>
                <w:sz w:val="22"/>
                <w:szCs w:val="22"/>
              </w:rPr>
            </w:pPr>
          </w:p>
          <w:p w14:paraId="4DBD6E65" w14:textId="77777777" w:rsidR="00247759" w:rsidRPr="00AF36C7" w:rsidRDefault="00247759" w:rsidP="00247759">
            <w:pPr>
              <w:spacing w:line="276" w:lineRule="auto"/>
              <w:rPr>
                <w:rFonts w:ascii="Abadi" w:hAnsi="Abadi" w:cs="Mangal Pro"/>
                <w:sz w:val="22"/>
                <w:szCs w:val="22"/>
              </w:rPr>
            </w:pPr>
          </w:p>
          <w:p w14:paraId="11EFD9B8" w14:textId="77777777" w:rsidR="00247759" w:rsidRPr="00AF36C7" w:rsidRDefault="00247759" w:rsidP="00247759">
            <w:pPr>
              <w:spacing w:line="276" w:lineRule="auto"/>
              <w:rPr>
                <w:rFonts w:ascii="Abadi" w:hAnsi="Abadi" w:cs="Mangal Pro"/>
                <w:sz w:val="22"/>
                <w:szCs w:val="22"/>
              </w:rPr>
            </w:pPr>
          </w:p>
          <w:p w14:paraId="295B92DB" w14:textId="77777777" w:rsidR="00247759" w:rsidRPr="00AF36C7" w:rsidRDefault="00247759" w:rsidP="00247759">
            <w:pPr>
              <w:spacing w:line="276" w:lineRule="auto"/>
              <w:rPr>
                <w:rFonts w:ascii="Abadi" w:hAnsi="Abadi" w:cs="Mangal Pro"/>
                <w:sz w:val="22"/>
                <w:szCs w:val="22"/>
              </w:rPr>
            </w:pPr>
          </w:p>
          <w:p w14:paraId="465F589F"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3A96118E"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2D6507DC" wp14:editId="17EB53D9">
                  <wp:extent cx="1763419" cy="1066375"/>
                  <wp:effectExtent l="0" t="0" r="8255" b="635"/>
                  <wp:docPr id="13389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1688" name=""/>
                          <pic:cNvPicPr/>
                        </pic:nvPicPr>
                        <pic:blipFill>
                          <a:blip r:embed="rId56"/>
                          <a:stretch>
                            <a:fillRect/>
                          </a:stretch>
                        </pic:blipFill>
                        <pic:spPr>
                          <a:xfrm flipH="1">
                            <a:off x="0" y="0"/>
                            <a:ext cx="1770265" cy="1070515"/>
                          </a:xfrm>
                          <a:prstGeom prst="rect">
                            <a:avLst/>
                          </a:prstGeom>
                        </pic:spPr>
                      </pic:pic>
                    </a:graphicData>
                  </a:graphic>
                </wp:inline>
              </w:drawing>
            </w:r>
          </w:p>
          <w:p w14:paraId="1C605914"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39B39BD" wp14:editId="2B1B525D">
                  <wp:extent cx="1764739" cy="895690"/>
                  <wp:effectExtent l="0" t="0" r="6985" b="0"/>
                  <wp:docPr id="525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277" name=""/>
                          <pic:cNvPicPr/>
                        </pic:nvPicPr>
                        <pic:blipFill>
                          <a:blip r:embed="rId67"/>
                          <a:stretch>
                            <a:fillRect/>
                          </a:stretch>
                        </pic:blipFill>
                        <pic:spPr>
                          <a:xfrm>
                            <a:off x="0" y="0"/>
                            <a:ext cx="1790815" cy="908925"/>
                          </a:xfrm>
                          <a:prstGeom prst="rect">
                            <a:avLst/>
                          </a:prstGeom>
                        </pic:spPr>
                      </pic:pic>
                    </a:graphicData>
                  </a:graphic>
                </wp:inline>
              </w:drawing>
            </w:r>
          </w:p>
          <w:p w14:paraId="6AFCE6CB"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79E2D90" wp14:editId="042999DD">
                  <wp:extent cx="1705700" cy="985185"/>
                  <wp:effectExtent l="0" t="0" r="8890" b="5715"/>
                  <wp:docPr id="10630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2242" name=""/>
                          <pic:cNvPicPr/>
                        </pic:nvPicPr>
                        <pic:blipFill>
                          <a:blip r:embed="rId68"/>
                          <a:stretch>
                            <a:fillRect/>
                          </a:stretch>
                        </pic:blipFill>
                        <pic:spPr>
                          <a:xfrm>
                            <a:off x="0" y="0"/>
                            <a:ext cx="1725246" cy="996474"/>
                          </a:xfrm>
                          <a:prstGeom prst="rect">
                            <a:avLst/>
                          </a:prstGeom>
                        </pic:spPr>
                      </pic:pic>
                    </a:graphicData>
                  </a:graphic>
                </wp:inline>
              </w:drawing>
            </w:r>
          </w:p>
          <w:p w14:paraId="5B126B90" w14:textId="6CB551DF"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312BAB2" wp14:editId="0090FAB0">
                  <wp:extent cx="1764958" cy="713505"/>
                  <wp:effectExtent l="0" t="0" r="6985" b="0"/>
                  <wp:docPr id="10089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57177" name=""/>
                          <pic:cNvPicPr/>
                        </pic:nvPicPr>
                        <pic:blipFill>
                          <a:blip r:embed="rId69"/>
                          <a:stretch>
                            <a:fillRect/>
                          </a:stretch>
                        </pic:blipFill>
                        <pic:spPr>
                          <a:xfrm>
                            <a:off x="0" y="0"/>
                            <a:ext cx="1814728" cy="733625"/>
                          </a:xfrm>
                          <a:prstGeom prst="rect">
                            <a:avLst/>
                          </a:prstGeom>
                        </pic:spPr>
                      </pic:pic>
                    </a:graphicData>
                  </a:graphic>
                </wp:inline>
              </w:drawing>
            </w:r>
          </w:p>
          <w:p w14:paraId="52D7B124" w14:textId="78985816"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77847B8" wp14:editId="1375A475">
                  <wp:extent cx="1650791" cy="195384"/>
                  <wp:effectExtent l="0" t="0" r="0" b="0"/>
                  <wp:docPr id="19061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1050" name=""/>
                          <pic:cNvPicPr/>
                        </pic:nvPicPr>
                        <pic:blipFill>
                          <a:blip r:embed="rId70"/>
                          <a:stretch>
                            <a:fillRect/>
                          </a:stretch>
                        </pic:blipFill>
                        <pic:spPr>
                          <a:xfrm>
                            <a:off x="0" y="0"/>
                            <a:ext cx="1704258" cy="201712"/>
                          </a:xfrm>
                          <a:prstGeom prst="rect">
                            <a:avLst/>
                          </a:prstGeom>
                        </pic:spPr>
                      </pic:pic>
                    </a:graphicData>
                  </a:graphic>
                </wp:inline>
              </w:drawing>
            </w:r>
          </w:p>
        </w:tc>
      </w:tr>
      <w:tr w:rsidR="00247759" w:rsidRPr="00AF36C7" w14:paraId="7A29E6D2" w14:textId="77777777" w:rsidTr="000B6749">
        <w:tc>
          <w:tcPr>
            <w:tcW w:w="1351" w:type="dxa"/>
            <w:vMerge w:val="restart"/>
          </w:tcPr>
          <w:p w14:paraId="1489384A" w14:textId="77777777" w:rsidR="00247759" w:rsidRPr="00AF36C7" w:rsidRDefault="00247759" w:rsidP="00247759">
            <w:pPr>
              <w:spacing w:line="276" w:lineRule="auto"/>
              <w:jc w:val="center"/>
              <w:rPr>
                <w:rFonts w:ascii="Abadi" w:hAnsi="Abadi" w:cs="Mangal Pro"/>
                <w:sz w:val="22"/>
                <w:szCs w:val="22"/>
              </w:rPr>
            </w:pPr>
          </w:p>
          <w:p w14:paraId="6F4123C8" w14:textId="77777777" w:rsidR="00247759" w:rsidRPr="00AF36C7" w:rsidRDefault="00247759" w:rsidP="00247759">
            <w:pPr>
              <w:spacing w:line="276" w:lineRule="auto"/>
              <w:jc w:val="center"/>
              <w:rPr>
                <w:rFonts w:ascii="Abadi" w:hAnsi="Abadi" w:cs="Mangal Pro"/>
                <w:sz w:val="22"/>
                <w:szCs w:val="22"/>
              </w:rPr>
            </w:pPr>
          </w:p>
          <w:p w14:paraId="65A36261" w14:textId="77777777" w:rsidR="00247759" w:rsidRPr="00AF36C7" w:rsidRDefault="00247759" w:rsidP="00247759">
            <w:pPr>
              <w:spacing w:line="276" w:lineRule="auto"/>
              <w:jc w:val="center"/>
              <w:rPr>
                <w:rFonts w:ascii="Abadi" w:hAnsi="Abadi" w:cs="Mangal Pro"/>
                <w:sz w:val="22"/>
                <w:szCs w:val="22"/>
              </w:rPr>
            </w:pPr>
          </w:p>
          <w:p w14:paraId="12D79197" w14:textId="77777777" w:rsidR="00247759" w:rsidRPr="00AF36C7" w:rsidRDefault="00247759" w:rsidP="00247759">
            <w:pPr>
              <w:spacing w:line="276" w:lineRule="auto"/>
              <w:jc w:val="center"/>
              <w:rPr>
                <w:rFonts w:ascii="Abadi" w:hAnsi="Abadi" w:cs="Mangal Pro"/>
                <w:sz w:val="22"/>
                <w:szCs w:val="22"/>
              </w:rPr>
            </w:pPr>
          </w:p>
          <w:p w14:paraId="64344F1B" w14:textId="77777777" w:rsidR="00247759" w:rsidRPr="00AF36C7" w:rsidRDefault="00247759" w:rsidP="00247759">
            <w:pPr>
              <w:spacing w:line="276" w:lineRule="auto"/>
              <w:rPr>
                <w:rFonts w:ascii="Abadi" w:hAnsi="Abadi" w:cs="Mangal Pro"/>
                <w:sz w:val="22"/>
                <w:szCs w:val="22"/>
              </w:rPr>
            </w:pPr>
          </w:p>
          <w:p w14:paraId="45CB9B1F" w14:textId="77777777" w:rsidR="00247759" w:rsidRPr="00AF36C7" w:rsidRDefault="00247759" w:rsidP="00247759">
            <w:pPr>
              <w:spacing w:line="276" w:lineRule="auto"/>
              <w:jc w:val="center"/>
              <w:rPr>
                <w:rFonts w:ascii="Abadi" w:hAnsi="Abadi" w:cs="Mangal Pro"/>
                <w:sz w:val="22"/>
                <w:szCs w:val="22"/>
              </w:rPr>
            </w:pPr>
          </w:p>
          <w:p w14:paraId="2F0AC5B6"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 xml:space="preserve">About </w:t>
            </w:r>
          </w:p>
          <w:p w14:paraId="4B4F9B9A"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Page</w:t>
            </w:r>
          </w:p>
        </w:tc>
        <w:tc>
          <w:tcPr>
            <w:tcW w:w="2046" w:type="dxa"/>
          </w:tcPr>
          <w:p w14:paraId="65B9C03B" w14:textId="28ECA38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heading</w:t>
            </w:r>
          </w:p>
          <w:p w14:paraId="3C7D6B00"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subheading</w:t>
            </w:r>
          </w:p>
          <w:p w14:paraId="6922B06D"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text paragraph</w:t>
            </w:r>
          </w:p>
          <w:p w14:paraId="106FDD50"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image of study researcher</w:t>
            </w:r>
          </w:p>
          <w:p w14:paraId="7DC4377B" w14:textId="545E7A8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-Added styles in styles.css</w:t>
            </w:r>
          </w:p>
        </w:tc>
        <w:tc>
          <w:tcPr>
            <w:tcW w:w="1701" w:type="dxa"/>
          </w:tcPr>
          <w:p w14:paraId="7DEC9453"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Heading displays</w:t>
            </w:r>
          </w:p>
          <w:p w14:paraId="5B86607F"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Subheading displays</w:t>
            </w:r>
          </w:p>
          <w:p w14:paraId="1E406113"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Text paragraph displays</w:t>
            </w:r>
          </w:p>
          <w:p w14:paraId="1A0DCE8B" w14:textId="0D7A1E3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w:t>
            </w:r>
          </w:p>
        </w:tc>
        <w:tc>
          <w:tcPr>
            <w:tcW w:w="689" w:type="dxa"/>
            <w:shd w:val="clear" w:color="auto" w:fill="D9F2D0" w:themeFill="accent6" w:themeFillTint="33"/>
          </w:tcPr>
          <w:p w14:paraId="1EB97BF2"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4CD4B766"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178C9EA5"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08AEEA93" w14:textId="77777777" w:rsidR="00247759" w:rsidRPr="0041277B" w:rsidRDefault="00247759" w:rsidP="00247759">
            <w:pPr>
              <w:spacing w:line="276" w:lineRule="auto"/>
              <w:rPr>
                <w:rFonts w:ascii="Abadi" w:hAnsi="Abadi" w:cs="Mangal Pro"/>
                <w:color w:val="275317" w:themeColor="accent6" w:themeShade="80"/>
                <w:sz w:val="22"/>
                <w:szCs w:val="22"/>
              </w:rPr>
            </w:pPr>
          </w:p>
          <w:p w14:paraId="3969B995" w14:textId="77777777"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28015B1A" w14:textId="77777777" w:rsidR="00247759" w:rsidRPr="00AF36C7" w:rsidRDefault="00247759" w:rsidP="00247759">
            <w:pPr>
              <w:spacing w:line="276" w:lineRule="auto"/>
              <w:rPr>
                <w:rFonts w:ascii="Abadi" w:hAnsi="Abadi" w:cs="Mangal Pro"/>
                <w:sz w:val="22"/>
                <w:szCs w:val="22"/>
              </w:rPr>
            </w:pPr>
          </w:p>
          <w:p w14:paraId="5710C358" w14:textId="77777777" w:rsidR="00247759" w:rsidRPr="00AF36C7" w:rsidRDefault="00247759" w:rsidP="00247759">
            <w:pPr>
              <w:spacing w:line="276" w:lineRule="auto"/>
              <w:rPr>
                <w:rFonts w:ascii="Abadi" w:hAnsi="Abadi" w:cs="Mangal Pro"/>
                <w:sz w:val="22"/>
                <w:szCs w:val="22"/>
              </w:rPr>
            </w:pPr>
          </w:p>
          <w:p w14:paraId="3922EB13" w14:textId="77777777" w:rsidR="00247759" w:rsidRPr="00AF36C7" w:rsidRDefault="00247759" w:rsidP="00247759">
            <w:pPr>
              <w:spacing w:line="276" w:lineRule="auto"/>
              <w:rPr>
                <w:rFonts w:ascii="Abadi" w:hAnsi="Abadi" w:cs="Mangal Pro"/>
                <w:sz w:val="22"/>
                <w:szCs w:val="22"/>
              </w:rPr>
            </w:pPr>
          </w:p>
          <w:p w14:paraId="184DDC0F" w14:textId="77777777" w:rsidR="00247759" w:rsidRPr="00AF36C7" w:rsidRDefault="00247759" w:rsidP="00247759">
            <w:pPr>
              <w:spacing w:line="276" w:lineRule="auto"/>
              <w:rPr>
                <w:rFonts w:ascii="Abadi" w:hAnsi="Abadi" w:cs="Mangal Pro"/>
                <w:sz w:val="22"/>
                <w:szCs w:val="22"/>
              </w:rPr>
            </w:pPr>
          </w:p>
          <w:p w14:paraId="0BA10528"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3B4F8D6C" w14:textId="1F228E1C" w:rsidR="00247759" w:rsidRPr="00AF36C7" w:rsidRDefault="00247759" w:rsidP="00247759">
            <w:pPr>
              <w:spacing w:line="276" w:lineRule="auto"/>
              <w:rPr>
                <w:rFonts w:ascii="Abadi" w:hAnsi="Abadi" w:cs="Mangal Pro"/>
                <w:sz w:val="22"/>
                <w:szCs w:val="22"/>
              </w:rPr>
            </w:pPr>
          </w:p>
        </w:tc>
        <w:tc>
          <w:tcPr>
            <w:tcW w:w="3119" w:type="dxa"/>
          </w:tcPr>
          <w:p w14:paraId="52CE15D2" w14:textId="77777777" w:rsidR="00247759" w:rsidRPr="00AF36C7" w:rsidRDefault="00247759" w:rsidP="00247759">
            <w:pPr>
              <w:spacing w:line="276" w:lineRule="auto"/>
              <w:jc w:val="center"/>
              <w:rPr>
                <w:rFonts w:ascii="Abadi" w:hAnsi="Abadi" w:cs="Mangal Pro"/>
                <w:sz w:val="22"/>
                <w:szCs w:val="22"/>
              </w:rPr>
            </w:pPr>
          </w:p>
          <w:p w14:paraId="52099E62" w14:textId="51B2C8CC"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915162F" wp14:editId="31622A22">
                  <wp:extent cx="1764958" cy="713505"/>
                  <wp:effectExtent l="0" t="0" r="6985" b="0"/>
                  <wp:docPr id="60845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57177" name=""/>
                          <pic:cNvPicPr/>
                        </pic:nvPicPr>
                        <pic:blipFill>
                          <a:blip r:embed="rId69"/>
                          <a:stretch>
                            <a:fillRect/>
                          </a:stretch>
                        </pic:blipFill>
                        <pic:spPr>
                          <a:xfrm>
                            <a:off x="0" y="0"/>
                            <a:ext cx="1814728" cy="733625"/>
                          </a:xfrm>
                          <a:prstGeom prst="rect">
                            <a:avLst/>
                          </a:prstGeom>
                        </pic:spPr>
                      </pic:pic>
                    </a:graphicData>
                  </a:graphic>
                </wp:inline>
              </w:drawing>
            </w:r>
          </w:p>
          <w:p w14:paraId="6489F4EE" w14:textId="77777777" w:rsidR="00247759" w:rsidRPr="00AF36C7" w:rsidRDefault="00247759" w:rsidP="00247759">
            <w:pPr>
              <w:spacing w:line="276" w:lineRule="auto"/>
              <w:jc w:val="center"/>
              <w:rPr>
                <w:rFonts w:ascii="Abadi" w:hAnsi="Abadi" w:cs="Mangal Pro"/>
                <w:sz w:val="22"/>
                <w:szCs w:val="22"/>
              </w:rPr>
            </w:pPr>
          </w:p>
          <w:p w14:paraId="43B4623F" w14:textId="22499AC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CC2FF95" wp14:editId="68604E90">
                  <wp:extent cx="1755053" cy="511290"/>
                  <wp:effectExtent l="0" t="0" r="0" b="3175"/>
                  <wp:docPr id="118600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6683" name=""/>
                          <pic:cNvPicPr/>
                        </pic:nvPicPr>
                        <pic:blipFill>
                          <a:blip r:embed="rId71"/>
                          <a:stretch>
                            <a:fillRect/>
                          </a:stretch>
                        </pic:blipFill>
                        <pic:spPr>
                          <a:xfrm>
                            <a:off x="0" y="0"/>
                            <a:ext cx="1789415" cy="521300"/>
                          </a:xfrm>
                          <a:prstGeom prst="rect">
                            <a:avLst/>
                          </a:prstGeom>
                        </pic:spPr>
                      </pic:pic>
                    </a:graphicData>
                  </a:graphic>
                </wp:inline>
              </w:drawing>
            </w:r>
          </w:p>
        </w:tc>
      </w:tr>
      <w:tr w:rsidR="00247759" w:rsidRPr="00AF36C7" w14:paraId="42BE501B" w14:textId="77777777" w:rsidTr="006214D8">
        <w:tc>
          <w:tcPr>
            <w:tcW w:w="1351" w:type="dxa"/>
            <w:vMerge/>
          </w:tcPr>
          <w:p w14:paraId="64F8542F" w14:textId="77777777" w:rsidR="00247759" w:rsidRPr="00AF36C7" w:rsidRDefault="00247759" w:rsidP="00247759">
            <w:pPr>
              <w:spacing w:line="276" w:lineRule="auto"/>
              <w:jc w:val="center"/>
              <w:rPr>
                <w:rFonts w:ascii="Abadi" w:hAnsi="Abadi" w:cs="Mangal Pro"/>
                <w:sz w:val="22"/>
                <w:szCs w:val="22"/>
              </w:rPr>
            </w:pPr>
          </w:p>
        </w:tc>
        <w:tc>
          <w:tcPr>
            <w:tcW w:w="2046" w:type="dxa"/>
          </w:tcPr>
          <w:p w14:paraId="25C2755A" w14:textId="7E99FC50"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hyperlink for ‘University of Otago’ study</w:t>
            </w:r>
          </w:p>
        </w:tc>
        <w:tc>
          <w:tcPr>
            <w:tcW w:w="1701" w:type="dxa"/>
          </w:tcPr>
          <w:p w14:paraId="301CD536" w14:textId="540332FA"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Hyperlink redirects user to new tab when clicked</w:t>
            </w:r>
          </w:p>
        </w:tc>
        <w:tc>
          <w:tcPr>
            <w:tcW w:w="689" w:type="dxa"/>
            <w:shd w:val="clear" w:color="auto" w:fill="FAE2D5" w:themeFill="accent2" w:themeFillTint="33"/>
          </w:tcPr>
          <w:p w14:paraId="72C4C5A9" w14:textId="77777777" w:rsidR="00247759" w:rsidRPr="00AF36C7" w:rsidRDefault="00247759" w:rsidP="00247759">
            <w:pPr>
              <w:spacing w:line="276" w:lineRule="auto"/>
              <w:jc w:val="center"/>
              <w:rPr>
                <w:rFonts w:ascii="Abadi" w:hAnsi="Abadi" w:cs="Mangal Pro"/>
                <w:sz w:val="22"/>
                <w:szCs w:val="22"/>
              </w:rPr>
            </w:pPr>
          </w:p>
          <w:p w14:paraId="5D2C5873" w14:textId="536442CE"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79" w:type="dxa"/>
          </w:tcPr>
          <w:p w14:paraId="094A19D5" w14:textId="1A7253B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not use &lt;a href = “”&gt; tag</w:t>
            </w:r>
          </w:p>
        </w:tc>
        <w:tc>
          <w:tcPr>
            <w:tcW w:w="3119" w:type="dxa"/>
          </w:tcPr>
          <w:p w14:paraId="6856FC09" w14:textId="77777777" w:rsidR="00247759" w:rsidRPr="00AF36C7" w:rsidRDefault="00247759" w:rsidP="00247759">
            <w:pPr>
              <w:spacing w:line="276" w:lineRule="auto"/>
              <w:rPr>
                <w:rFonts w:ascii="Abadi" w:hAnsi="Abadi" w:cs="Mangal Pro"/>
                <w:sz w:val="22"/>
                <w:szCs w:val="22"/>
              </w:rPr>
            </w:pPr>
          </w:p>
          <w:p w14:paraId="7ACDC2FD" w14:textId="4E9AA5F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Use &lt;a href = “”&gt; tag and insert link of study</w:t>
            </w:r>
          </w:p>
        </w:tc>
      </w:tr>
    </w:tbl>
    <w:p w14:paraId="19FD526F" w14:textId="77777777" w:rsidR="007A7FCF" w:rsidRPr="00AF36C7" w:rsidRDefault="007A7FCF" w:rsidP="007A7FCF">
      <w:pPr>
        <w:spacing w:line="276" w:lineRule="auto"/>
        <w:jc w:val="both"/>
        <w:rPr>
          <w:rFonts w:ascii="Abadi" w:hAnsi="Abadi" w:cs="Mangal Pro"/>
          <w:b/>
          <w:bCs/>
          <w:sz w:val="22"/>
          <w:szCs w:val="22"/>
        </w:rPr>
      </w:pPr>
    </w:p>
    <w:p w14:paraId="6195AC85" w14:textId="58DE14E6" w:rsidR="007A7FCF" w:rsidRPr="00AF36C7" w:rsidRDefault="007A7FCF" w:rsidP="007A7FCF">
      <w:pPr>
        <w:spacing w:line="276" w:lineRule="auto"/>
        <w:jc w:val="both"/>
        <w:rPr>
          <w:rFonts w:ascii="Abadi" w:hAnsi="Abadi" w:cs="Mangal Pro"/>
          <w:b/>
          <w:bCs/>
          <w:sz w:val="22"/>
          <w:szCs w:val="22"/>
        </w:rPr>
      </w:pPr>
      <w:r w:rsidRPr="00AF36C7">
        <w:rPr>
          <w:rFonts w:ascii="Abadi" w:hAnsi="Abadi" w:cs="Mangal Pro"/>
          <w:b/>
          <w:bCs/>
          <w:sz w:val="22"/>
          <w:szCs w:val="22"/>
        </w:rPr>
        <w:t>Iteration 12 – 17</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247759" w:rsidRPr="00AF36C7" w14:paraId="6761FF1D" w14:textId="77777777" w:rsidTr="000B6749">
        <w:tc>
          <w:tcPr>
            <w:tcW w:w="1351" w:type="dxa"/>
          </w:tcPr>
          <w:p w14:paraId="46085B3C"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49A0DC5F"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3B32FE9B"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2E5E4ED6"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7EF5F61C"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5B48ED38" w14:textId="3CEF9120"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17C15FE1"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25903F2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28F8AF18" w14:textId="29D39FE0"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67C26616" w14:textId="77777777" w:rsidTr="000B6749">
        <w:tc>
          <w:tcPr>
            <w:tcW w:w="1351" w:type="dxa"/>
            <w:vMerge w:val="restart"/>
          </w:tcPr>
          <w:p w14:paraId="6E27E246" w14:textId="77777777" w:rsidR="00247759" w:rsidRPr="00AF36C7" w:rsidRDefault="00247759" w:rsidP="00247759">
            <w:pPr>
              <w:spacing w:line="276" w:lineRule="auto"/>
              <w:jc w:val="center"/>
              <w:rPr>
                <w:rFonts w:ascii="Abadi" w:hAnsi="Abadi" w:cs="Mangal Pro"/>
                <w:sz w:val="22"/>
                <w:szCs w:val="22"/>
              </w:rPr>
            </w:pPr>
          </w:p>
          <w:p w14:paraId="6741B6CB" w14:textId="77777777" w:rsidR="00247759" w:rsidRPr="00AF36C7" w:rsidRDefault="00247759" w:rsidP="00247759">
            <w:pPr>
              <w:spacing w:line="276" w:lineRule="auto"/>
              <w:rPr>
                <w:rFonts w:ascii="Abadi" w:hAnsi="Abadi" w:cs="Mangal Pro"/>
                <w:sz w:val="22"/>
                <w:szCs w:val="22"/>
              </w:rPr>
            </w:pPr>
          </w:p>
          <w:p w14:paraId="48A7454A" w14:textId="77777777" w:rsidR="00247759" w:rsidRPr="00AF36C7" w:rsidRDefault="00247759" w:rsidP="00247759">
            <w:pPr>
              <w:spacing w:line="276" w:lineRule="auto"/>
              <w:rPr>
                <w:rFonts w:ascii="Abadi" w:hAnsi="Abadi" w:cs="Mangal Pro"/>
                <w:sz w:val="22"/>
                <w:szCs w:val="22"/>
              </w:rPr>
            </w:pPr>
          </w:p>
          <w:p w14:paraId="5D511A46" w14:textId="77777777" w:rsidR="00247759" w:rsidRPr="00AF36C7" w:rsidRDefault="00247759" w:rsidP="00247759">
            <w:pPr>
              <w:spacing w:line="276" w:lineRule="auto"/>
              <w:jc w:val="center"/>
              <w:rPr>
                <w:rFonts w:ascii="Abadi" w:hAnsi="Abadi" w:cs="Mangal Pro"/>
                <w:sz w:val="22"/>
                <w:szCs w:val="22"/>
              </w:rPr>
            </w:pPr>
          </w:p>
          <w:p w14:paraId="0B69E54C"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 xml:space="preserve">About </w:t>
            </w:r>
          </w:p>
          <w:p w14:paraId="788E3D5E"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Page</w:t>
            </w:r>
          </w:p>
        </w:tc>
        <w:tc>
          <w:tcPr>
            <w:tcW w:w="2046" w:type="dxa"/>
          </w:tcPr>
          <w:p w14:paraId="6617A546" w14:textId="77777777" w:rsidR="00247759" w:rsidRPr="00AF36C7" w:rsidRDefault="00247759" w:rsidP="00247759">
            <w:pPr>
              <w:spacing w:line="276" w:lineRule="auto"/>
              <w:rPr>
                <w:rFonts w:ascii="Abadi" w:hAnsi="Abadi" w:cs="Mangal Pro"/>
                <w:sz w:val="22"/>
                <w:szCs w:val="22"/>
              </w:rPr>
            </w:pPr>
          </w:p>
          <w:p w14:paraId="5677D0B5" w14:textId="74D337F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Fixed hyperlink for ‘University of Otago’ study</w:t>
            </w:r>
          </w:p>
          <w:p w14:paraId="2A3860A9" w14:textId="7C78C9C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feedback section (heading, subheading, text area, ‘Submit Feedback’ section’</w:t>
            </w:r>
          </w:p>
          <w:p w14:paraId="74DE3A81" w14:textId="287CA8C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styles in styles.css</w:t>
            </w:r>
          </w:p>
          <w:p w14:paraId="1D25CA08" w14:textId="639B5866" w:rsidR="00247759" w:rsidRPr="00AF36C7" w:rsidRDefault="00247759" w:rsidP="00247759">
            <w:pPr>
              <w:spacing w:line="276" w:lineRule="auto"/>
              <w:rPr>
                <w:rFonts w:ascii="Abadi" w:hAnsi="Abadi" w:cs="Mangal Pro"/>
                <w:sz w:val="22"/>
                <w:szCs w:val="22"/>
              </w:rPr>
            </w:pPr>
          </w:p>
        </w:tc>
        <w:tc>
          <w:tcPr>
            <w:tcW w:w="1701" w:type="dxa"/>
          </w:tcPr>
          <w:p w14:paraId="710CCF6A" w14:textId="77777777" w:rsidR="00247759" w:rsidRPr="00AF36C7" w:rsidRDefault="00247759" w:rsidP="00247759">
            <w:pPr>
              <w:spacing w:line="276" w:lineRule="auto"/>
              <w:rPr>
                <w:rFonts w:ascii="Abadi" w:hAnsi="Abadi" w:cs="Mangal Pro"/>
                <w:sz w:val="22"/>
                <w:szCs w:val="22"/>
              </w:rPr>
            </w:pPr>
          </w:p>
          <w:p w14:paraId="7CCB1A5F" w14:textId="7D318D75"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Hyperlink redirects user to new tab when clicked</w:t>
            </w:r>
          </w:p>
          <w:p w14:paraId="5DF08B09"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Feedback section displays</w:t>
            </w:r>
          </w:p>
          <w:p w14:paraId="5FBFE3E0" w14:textId="23B104B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Styles inputted display</w:t>
            </w:r>
          </w:p>
        </w:tc>
        <w:tc>
          <w:tcPr>
            <w:tcW w:w="689" w:type="dxa"/>
            <w:shd w:val="clear" w:color="auto" w:fill="D9F2D0" w:themeFill="accent6" w:themeFillTint="33"/>
          </w:tcPr>
          <w:p w14:paraId="5F95EE6D" w14:textId="77777777" w:rsidR="00247759" w:rsidRPr="00AF36C7" w:rsidRDefault="00247759" w:rsidP="00247759">
            <w:pPr>
              <w:spacing w:line="276" w:lineRule="auto"/>
              <w:jc w:val="center"/>
              <w:rPr>
                <w:rFonts w:ascii="Abadi" w:hAnsi="Abadi" w:cs="Mangal Pro"/>
                <w:sz w:val="22"/>
                <w:szCs w:val="22"/>
              </w:rPr>
            </w:pPr>
          </w:p>
          <w:p w14:paraId="15E8B493" w14:textId="77777777" w:rsidR="00247759" w:rsidRPr="00AF36C7" w:rsidRDefault="00247759" w:rsidP="00247759">
            <w:pPr>
              <w:spacing w:line="276" w:lineRule="auto"/>
              <w:jc w:val="center"/>
              <w:rPr>
                <w:rFonts w:ascii="Abadi" w:hAnsi="Abadi" w:cs="Mangal Pro"/>
                <w:sz w:val="22"/>
                <w:szCs w:val="22"/>
              </w:rPr>
            </w:pPr>
          </w:p>
          <w:p w14:paraId="3EBD5FD3" w14:textId="77777777" w:rsidR="00247759" w:rsidRDefault="00247759" w:rsidP="00247759">
            <w:pPr>
              <w:spacing w:line="276" w:lineRule="auto"/>
              <w:rPr>
                <w:rFonts w:ascii="Abadi" w:hAnsi="Abadi" w:cs="Mangal Pro"/>
                <w:sz w:val="22"/>
                <w:szCs w:val="22"/>
              </w:rPr>
            </w:pPr>
          </w:p>
          <w:p w14:paraId="045B0B2B" w14:textId="77777777" w:rsidR="00247759" w:rsidRPr="00AF36C7" w:rsidRDefault="00247759" w:rsidP="00247759">
            <w:pPr>
              <w:spacing w:line="276" w:lineRule="auto"/>
              <w:rPr>
                <w:rFonts w:ascii="Abadi" w:hAnsi="Abadi" w:cs="Mangal Pro"/>
                <w:sz w:val="22"/>
                <w:szCs w:val="22"/>
              </w:rPr>
            </w:pPr>
          </w:p>
          <w:p w14:paraId="1E329B0F" w14:textId="77777777" w:rsidR="00247759" w:rsidRPr="00AF36C7" w:rsidRDefault="00247759" w:rsidP="00247759">
            <w:pPr>
              <w:spacing w:line="276" w:lineRule="auto"/>
              <w:rPr>
                <w:rFonts w:ascii="Abadi" w:hAnsi="Abadi" w:cs="Mangal Pro"/>
                <w:sz w:val="22"/>
                <w:szCs w:val="22"/>
              </w:rPr>
            </w:pPr>
          </w:p>
          <w:p w14:paraId="0211E88A" w14:textId="77777777" w:rsidR="00247759" w:rsidRPr="00AF36C7" w:rsidRDefault="00247759" w:rsidP="00247759">
            <w:pPr>
              <w:spacing w:line="276" w:lineRule="auto"/>
              <w:jc w:val="center"/>
              <w:rPr>
                <w:rFonts w:ascii="Abadi" w:hAnsi="Abadi" w:cs="Mangal Pro"/>
                <w:sz w:val="22"/>
                <w:szCs w:val="22"/>
              </w:rPr>
            </w:pPr>
            <w:r w:rsidRPr="0041277B">
              <w:rPr>
                <w:rFonts w:ascii="Abadi" w:hAnsi="Abadi" w:cs="Mangal Pro"/>
                <w:color w:val="275317" w:themeColor="accent6" w:themeShade="80"/>
                <w:sz w:val="22"/>
                <w:szCs w:val="22"/>
              </w:rPr>
              <w:t>Pass</w:t>
            </w:r>
          </w:p>
        </w:tc>
        <w:tc>
          <w:tcPr>
            <w:tcW w:w="1579" w:type="dxa"/>
          </w:tcPr>
          <w:p w14:paraId="0412A32B" w14:textId="77777777" w:rsidR="00247759" w:rsidRPr="00AF36C7" w:rsidRDefault="00247759" w:rsidP="00247759">
            <w:pPr>
              <w:spacing w:line="276" w:lineRule="auto"/>
              <w:rPr>
                <w:rFonts w:ascii="Abadi" w:hAnsi="Abadi" w:cs="Mangal Pro"/>
                <w:sz w:val="22"/>
                <w:szCs w:val="22"/>
              </w:rPr>
            </w:pPr>
          </w:p>
          <w:p w14:paraId="5A0A6278" w14:textId="77777777" w:rsidR="00247759" w:rsidRPr="00AF36C7" w:rsidRDefault="00247759" w:rsidP="00247759">
            <w:pPr>
              <w:spacing w:line="276" w:lineRule="auto"/>
              <w:rPr>
                <w:rFonts w:ascii="Abadi" w:hAnsi="Abadi" w:cs="Mangal Pro"/>
                <w:sz w:val="22"/>
                <w:szCs w:val="22"/>
              </w:rPr>
            </w:pPr>
          </w:p>
          <w:p w14:paraId="5B7068C1" w14:textId="77777777" w:rsidR="00247759" w:rsidRPr="00AF36C7" w:rsidRDefault="00247759" w:rsidP="00247759">
            <w:pPr>
              <w:spacing w:line="276" w:lineRule="auto"/>
              <w:rPr>
                <w:rFonts w:ascii="Abadi" w:hAnsi="Abadi" w:cs="Mangal Pro"/>
                <w:sz w:val="22"/>
                <w:szCs w:val="22"/>
              </w:rPr>
            </w:pPr>
          </w:p>
          <w:p w14:paraId="026F9680" w14:textId="77777777" w:rsidR="00247759" w:rsidRDefault="00247759" w:rsidP="00247759">
            <w:pPr>
              <w:spacing w:line="276" w:lineRule="auto"/>
              <w:rPr>
                <w:rFonts w:ascii="Abadi" w:hAnsi="Abadi" w:cs="Mangal Pro"/>
                <w:sz w:val="22"/>
                <w:szCs w:val="22"/>
              </w:rPr>
            </w:pPr>
          </w:p>
          <w:p w14:paraId="1FAAA9EE" w14:textId="77777777" w:rsidR="00247759" w:rsidRPr="00AF36C7" w:rsidRDefault="00247759" w:rsidP="00247759">
            <w:pPr>
              <w:spacing w:line="276" w:lineRule="auto"/>
              <w:rPr>
                <w:rFonts w:ascii="Abadi" w:hAnsi="Abadi" w:cs="Mangal Pro"/>
                <w:sz w:val="22"/>
                <w:szCs w:val="22"/>
              </w:rPr>
            </w:pPr>
          </w:p>
          <w:p w14:paraId="0DED4C93"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p w14:paraId="639F4CFD" w14:textId="77777777" w:rsidR="00247759" w:rsidRPr="00AF36C7" w:rsidRDefault="00247759" w:rsidP="00247759">
            <w:pPr>
              <w:spacing w:line="276" w:lineRule="auto"/>
              <w:rPr>
                <w:rFonts w:ascii="Abadi" w:hAnsi="Abadi" w:cs="Mangal Pro"/>
                <w:sz w:val="22"/>
                <w:szCs w:val="22"/>
              </w:rPr>
            </w:pPr>
          </w:p>
        </w:tc>
        <w:tc>
          <w:tcPr>
            <w:tcW w:w="3119" w:type="dxa"/>
          </w:tcPr>
          <w:p w14:paraId="776633E4" w14:textId="37BA6FFD"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6671B66" wp14:editId="0974EF0C">
                  <wp:extent cx="1628528" cy="879773"/>
                  <wp:effectExtent l="0" t="0" r="0" b="0"/>
                  <wp:docPr id="107794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43322" name=""/>
                          <pic:cNvPicPr/>
                        </pic:nvPicPr>
                        <pic:blipFill>
                          <a:blip r:embed="rId72"/>
                          <a:stretch>
                            <a:fillRect/>
                          </a:stretch>
                        </pic:blipFill>
                        <pic:spPr>
                          <a:xfrm>
                            <a:off x="0" y="0"/>
                            <a:ext cx="1640083" cy="886015"/>
                          </a:xfrm>
                          <a:prstGeom prst="rect">
                            <a:avLst/>
                          </a:prstGeom>
                        </pic:spPr>
                      </pic:pic>
                    </a:graphicData>
                  </a:graphic>
                </wp:inline>
              </w:drawing>
            </w:r>
          </w:p>
          <w:p w14:paraId="76B457A9" w14:textId="1E8BE1E8"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37B1645A" wp14:editId="165E5745">
                  <wp:extent cx="1657873" cy="121815"/>
                  <wp:effectExtent l="0" t="0" r="0" b="0"/>
                  <wp:docPr id="25691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8797" name=""/>
                          <pic:cNvPicPr/>
                        </pic:nvPicPr>
                        <pic:blipFill>
                          <a:blip r:embed="rId73"/>
                          <a:stretch>
                            <a:fillRect/>
                          </a:stretch>
                        </pic:blipFill>
                        <pic:spPr>
                          <a:xfrm>
                            <a:off x="0" y="0"/>
                            <a:ext cx="1799049" cy="132188"/>
                          </a:xfrm>
                          <a:prstGeom prst="rect">
                            <a:avLst/>
                          </a:prstGeom>
                        </pic:spPr>
                      </pic:pic>
                    </a:graphicData>
                  </a:graphic>
                </wp:inline>
              </w:drawing>
            </w:r>
          </w:p>
          <w:p w14:paraId="1C88A769" w14:textId="4B56FA2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2C787D4" wp14:editId="31555D41">
                  <wp:extent cx="1681146" cy="750461"/>
                  <wp:effectExtent l="0" t="0" r="0" b="0"/>
                  <wp:docPr id="10847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2024" name=""/>
                          <pic:cNvPicPr/>
                        </pic:nvPicPr>
                        <pic:blipFill>
                          <a:blip r:embed="rId74"/>
                          <a:stretch>
                            <a:fillRect/>
                          </a:stretch>
                        </pic:blipFill>
                        <pic:spPr>
                          <a:xfrm>
                            <a:off x="0" y="0"/>
                            <a:ext cx="1729574" cy="772079"/>
                          </a:xfrm>
                          <a:prstGeom prst="rect">
                            <a:avLst/>
                          </a:prstGeom>
                        </pic:spPr>
                      </pic:pic>
                    </a:graphicData>
                  </a:graphic>
                </wp:inline>
              </w:drawing>
            </w:r>
          </w:p>
          <w:p w14:paraId="7F93E4ED" w14:textId="154F8DBC"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lastRenderedPageBreak/>
              <w:drawing>
                <wp:inline distT="0" distB="0" distL="0" distR="0" wp14:anchorId="27FD2DC1" wp14:editId="0CE53527">
                  <wp:extent cx="1702484" cy="693942"/>
                  <wp:effectExtent l="0" t="0" r="0" b="0"/>
                  <wp:docPr id="4805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95222" name=""/>
                          <pic:cNvPicPr/>
                        </pic:nvPicPr>
                        <pic:blipFill>
                          <a:blip r:embed="rId75"/>
                          <a:stretch>
                            <a:fillRect/>
                          </a:stretch>
                        </pic:blipFill>
                        <pic:spPr>
                          <a:xfrm>
                            <a:off x="0" y="0"/>
                            <a:ext cx="1724598" cy="702956"/>
                          </a:xfrm>
                          <a:prstGeom prst="rect">
                            <a:avLst/>
                          </a:prstGeom>
                        </pic:spPr>
                      </pic:pic>
                    </a:graphicData>
                  </a:graphic>
                </wp:inline>
              </w:drawing>
            </w:r>
          </w:p>
        </w:tc>
      </w:tr>
      <w:tr w:rsidR="00247759" w:rsidRPr="00AF36C7" w14:paraId="0D3E4A75" w14:textId="77777777" w:rsidTr="000B6749">
        <w:tc>
          <w:tcPr>
            <w:tcW w:w="1351" w:type="dxa"/>
            <w:vMerge/>
          </w:tcPr>
          <w:p w14:paraId="27D33BED" w14:textId="77777777" w:rsidR="00247759" w:rsidRPr="00AF36C7" w:rsidRDefault="00247759" w:rsidP="00247759">
            <w:pPr>
              <w:spacing w:line="276" w:lineRule="auto"/>
              <w:jc w:val="center"/>
              <w:rPr>
                <w:rFonts w:ascii="Abadi" w:hAnsi="Abadi" w:cs="Mangal Pro"/>
                <w:sz w:val="22"/>
                <w:szCs w:val="22"/>
              </w:rPr>
            </w:pPr>
          </w:p>
        </w:tc>
        <w:tc>
          <w:tcPr>
            <w:tcW w:w="2046" w:type="dxa"/>
          </w:tcPr>
          <w:p w14:paraId="6DAEB615" w14:textId="65DE6A00"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Made ‘Submit Feedback’ submit user’s input once clicked</w:t>
            </w:r>
          </w:p>
        </w:tc>
        <w:tc>
          <w:tcPr>
            <w:tcW w:w="1701" w:type="dxa"/>
          </w:tcPr>
          <w:p w14:paraId="164F32F7" w14:textId="77777777" w:rsidR="00247759" w:rsidRPr="00AF36C7" w:rsidRDefault="00247759" w:rsidP="00247759">
            <w:pPr>
              <w:spacing w:line="276" w:lineRule="auto"/>
              <w:rPr>
                <w:rFonts w:ascii="Abadi" w:hAnsi="Abadi" w:cs="Mangal Pro"/>
                <w:sz w:val="22"/>
                <w:szCs w:val="22"/>
              </w:rPr>
            </w:pPr>
          </w:p>
          <w:p w14:paraId="628C2C4D" w14:textId="4F4C7A38"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User input is submitted</w:t>
            </w:r>
          </w:p>
        </w:tc>
        <w:tc>
          <w:tcPr>
            <w:tcW w:w="689" w:type="dxa"/>
            <w:shd w:val="clear" w:color="auto" w:fill="FAE2D5" w:themeFill="accent2" w:themeFillTint="33"/>
          </w:tcPr>
          <w:p w14:paraId="368C7CBC" w14:textId="77777777" w:rsidR="00247759" w:rsidRPr="00AF36C7" w:rsidRDefault="00247759" w:rsidP="00247759">
            <w:pPr>
              <w:spacing w:line="276" w:lineRule="auto"/>
              <w:jc w:val="center"/>
              <w:rPr>
                <w:rFonts w:ascii="Abadi" w:hAnsi="Abadi" w:cs="Mangal Pro"/>
                <w:sz w:val="22"/>
                <w:szCs w:val="22"/>
              </w:rPr>
            </w:pPr>
          </w:p>
          <w:p w14:paraId="469A0E51" w14:textId="77777777" w:rsidR="00247759" w:rsidRPr="00AF36C7" w:rsidRDefault="00247759" w:rsidP="00247759">
            <w:pPr>
              <w:spacing w:line="276" w:lineRule="auto"/>
              <w:jc w:val="center"/>
              <w:rPr>
                <w:rFonts w:ascii="Abadi" w:hAnsi="Abadi" w:cs="Mangal Pro"/>
                <w:sz w:val="22"/>
                <w:szCs w:val="22"/>
              </w:rPr>
            </w:pPr>
            <w:r w:rsidRPr="00B61874">
              <w:rPr>
                <w:rFonts w:ascii="Abadi" w:hAnsi="Abadi" w:cs="Mangal Pro"/>
                <w:color w:val="C00000"/>
                <w:sz w:val="22"/>
                <w:szCs w:val="22"/>
              </w:rPr>
              <w:t>Fail</w:t>
            </w:r>
          </w:p>
        </w:tc>
        <w:tc>
          <w:tcPr>
            <w:tcW w:w="1579" w:type="dxa"/>
          </w:tcPr>
          <w:p w14:paraId="3B74ABB9" w14:textId="77777777" w:rsidR="00247759" w:rsidRPr="00AF36C7" w:rsidRDefault="00247759" w:rsidP="00247759">
            <w:pPr>
              <w:spacing w:line="276" w:lineRule="auto"/>
              <w:rPr>
                <w:rFonts w:ascii="Abadi" w:hAnsi="Abadi" w:cs="Mangal Pro"/>
                <w:sz w:val="22"/>
                <w:szCs w:val="22"/>
              </w:rPr>
            </w:pPr>
          </w:p>
          <w:p w14:paraId="1F2400FC" w14:textId="2AEDE4E3"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not use &lt;form&gt; tag</w:t>
            </w:r>
          </w:p>
        </w:tc>
        <w:tc>
          <w:tcPr>
            <w:tcW w:w="3119" w:type="dxa"/>
          </w:tcPr>
          <w:p w14:paraId="434688EE" w14:textId="77777777" w:rsidR="00247759" w:rsidRPr="00AF36C7" w:rsidRDefault="00247759" w:rsidP="00247759">
            <w:pPr>
              <w:spacing w:line="276" w:lineRule="auto"/>
              <w:rPr>
                <w:rFonts w:ascii="Abadi" w:hAnsi="Abadi" w:cs="Mangal Pro"/>
                <w:sz w:val="22"/>
                <w:szCs w:val="22"/>
              </w:rPr>
            </w:pPr>
          </w:p>
          <w:p w14:paraId="03FFF3F2" w14:textId="0372B08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Use &lt;form&gt; and find container for user feedback</w:t>
            </w:r>
          </w:p>
        </w:tc>
      </w:tr>
      <w:tr w:rsidR="00247759" w:rsidRPr="00AF36C7" w14:paraId="46C2F0BE" w14:textId="77777777" w:rsidTr="001E3B03">
        <w:tc>
          <w:tcPr>
            <w:tcW w:w="1351" w:type="dxa"/>
          </w:tcPr>
          <w:p w14:paraId="33C80540" w14:textId="77777777" w:rsidR="00247759" w:rsidRPr="00AF36C7" w:rsidRDefault="00247759" w:rsidP="00247759">
            <w:pPr>
              <w:spacing w:line="276" w:lineRule="auto"/>
              <w:jc w:val="center"/>
              <w:rPr>
                <w:rFonts w:ascii="Abadi" w:hAnsi="Abadi" w:cs="Mangal Pro"/>
                <w:sz w:val="22"/>
                <w:szCs w:val="22"/>
              </w:rPr>
            </w:pPr>
          </w:p>
          <w:p w14:paraId="6273864C" w14:textId="36AD5CA5"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Footer</w:t>
            </w:r>
          </w:p>
        </w:tc>
        <w:tc>
          <w:tcPr>
            <w:tcW w:w="2046" w:type="dxa"/>
          </w:tcPr>
          <w:p w14:paraId="04F3F75E" w14:textId="42684F0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website logo and name to the right</w:t>
            </w:r>
          </w:p>
        </w:tc>
        <w:tc>
          <w:tcPr>
            <w:tcW w:w="1701" w:type="dxa"/>
          </w:tcPr>
          <w:p w14:paraId="1E6577E4" w14:textId="3834C9F0"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Website logo and name display</w:t>
            </w:r>
          </w:p>
        </w:tc>
        <w:tc>
          <w:tcPr>
            <w:tcW w:w="689" w:type="dxa"/>
            <w:shd w:val="clear" w:color="auto" w:fill="D9F2D0" w:themeFill="accent6" w:themeFillTint="33"/>
          </w:tcPr>
          <w:p w14:paraId="4D7FF005"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35B515C8" w14:textId="663EDE1C" w:rsidR="00247759" w:rsidRPr="00AF36C7" w:rsidRDefault="00247759" w:rsidP="00247759">
            <w:pPr>
              <w:spacing w:line="276" w:lineRule="auto"/>
              <w:jc w:val="center"/>
              <w:rPr>
                <w:rFonts w:ascii="Abadi" w:hAnsi="Abadi" w:cs="Mangal Pro"/>
                <w:sz w:val="22"/>
                <w:szCs w:val="22"/>
              </w:rPr>
            </w:pPr>
            <w:r w:rsidRPr="0041277B">
              <w:rPr>
                <w:rFonts w:ascii="Abadi" w:hAnsi="Abadi" w:cs="Mangal Pro"/>
                <w:color w:val="275317" w:themeColor="accent6" w:themeShade="80"/>
                <w:sz w:val="22"/>
                <w:szCs w:val="22"/>
              </w:rPr>
              <w:t>Pass</w:t>
            </w:r>
          </w:p>
        </w:tc>
        <w:tc>
          <w:tcPr>
            <w:tcW w:w="1579" w:type="dxa"/>
          </w:tcPr>
          <w:p w14:paraId="666FC0D6"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Uploaded logo image</w:t>
            </w:r>
          </w:p>
          <w:p w14:paraId="7F117D15" w14:textId="0E35E81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5D1CF220" w14:textId="77777777" w:rsidR="00247759" w:rsidRPr="00AF36C7" w:rsidRDefault="00247759" w:rsidP="00247759">
            <w:pPr>
              <w:spacing w:line="276" w:lineRule="auto"/>
              <w:jc w:val="center"/>
              <w:rPr>
                <w:rFonts w:ascii="Abadi" w:hAnsi="Abadi" w:cs="Mangal Pro"/>
                <w:sz w:val="22"/>
                <w:szCs w:val="22"/>
              </w:rPr>
            </w:pPr>
          </w:p>
          <w:p w14:paraId="2569CFC0" w14:textId="4042C8C5"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73365C48" wp14:editId="4B636C69">
                  <wp:extent cx="1653834" cy="223440"/>
                  <wp:effectExtent l="0" t="0" r="3810" b="5715"/>
                  <wp:docPr id="201620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1491" name=""/>
                          <pic:cNvPicPr/>
                        </pic:nvPicPr>
                        <pic:blipFill>
                          <a:blip r:embed="rId76"/>
                          <a:stretch>
                            <a:fillRect/>
                          </a:stretch>
                        </pic:blipFill>
                        <pic:spPr>
                          <a:xfrm>
                            <a:off x="0" y="0"/>
                            <a:ext cx="1743439" cy="235546"/>
                          </a:xfrm>
                          <a:prstGeom prst="rect">
                            <a:avLst/>
                          </a:prstGeom>
                        </pic:spPr>
                      </pic:pic>
                    </a:graphicData>
                  </a:graphic>
                </wp:inline>
              </w:drawing>
            </w:r>
          </w:p>
          <w:p w14:paraId="5CF89041" w14:textId="173D72D5"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2B6B1E70" wp14:editId="752ED842">
                  <wp:extent cx="1686846" cy="167885"/>
                  <wp:effectExtent l="0" t="0" r="0" b="3810"/>
                  <wp:docPr id="89114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48121" name=""/>
                          <pic:cNvPicPr/>
                        </pic:nvPicPr>
                        <pic:blipFill>
                          <a:blip r:embed="rId77"/>
                          <a:stretch>
                            <a:fillRect/>
                          </a:stretch>
                        </pic:blipFill>
                        <pic:spPr>
                          <a:xfrm>
                            <a:off x="0" y="0"/>
                            <a:ext cx="1819648" cy="181102"/>
                          </a:xfrm>
                          <a:prstGeom prst="rect">
                            <a:avLst/>
                          </a:prstGeom>
                        </pic:spPr>
                      </pic:pic>
                    </a:graphicData>
                  </a:graphic>
                </wp:inline>
              </w:drawing>
            </w:r>
          </w:p>
        </w:tc>
      </w:tr>
    </w:tbl>
    <w:p w14:paraId="421E007F" w14:textId="77777777" w:rsidR="007C0ED4" w:rsidRPr="00AF36C7" w:rsidRDefault="007C0ED4" w:rsidP="007C0ED4">
      <w:pPr>
        <w:spacing w:line="276" w:lineRule="auto"/>
        <w:jc w:val="both"/>
        <w:rPr>
          <w:rFonts w:ascii="Abadi" w:hAnsi="Abadi" w:cs="Mangal Pro"/>
          <w:b/>
          <w:bCs/>
          <w:sz w:val="22"/>
          <w:szCs w:val="22"/>
        </w:rPr>
      </w:pPr>
    </w:p>
    <w:p w14:paraId="1405ED98" w14:textId="4B12E53F" w:rsidR="007C0ED4" w:rsidRPr="00AF36C7" w:rsidRDefault="007C0ED4" w:rsidP="007C0ED4">
      <w:pPr>
        <w:spacing w:line="276" w:lineRule="auto"/>
        <w:jc w:val="both"/>
        <w:rPr>
          <w:rFonts w:ascii="Abadi" w:hAnsi="Abadi" w:cs="Mangal Pro"/>
          <w:b/>
          <w:bCs/>
          <w:sz w:val="22"/>
          <w:szCs w:val="22"/>
        </w:rPr>
      </w:pPr>
      <w:r w:rsidRPr="00AF36C7">
        <w:rPr>
          <w:rFonts w:ascii="Abadi" w:hAnsi="Abadi" w:cs="Mangal Pro"/>
          <w:b/>
          <w:bCs/>
          <w:sz w:val="22"/>
          <w:szCs w:val="22"/>
        </w:rPr>
        <w:t>Iteration 13 – 18</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247759" w:rsidRPr="00AF36C7" w14:paraId="47142C54" w14:textId="77777777" w:rsidTr="000B6749">
        <w:tc>
          <w:tcPr>
            <w:tcW w:w="1351" w:type="dxa"/>
          </w:tcPr>
          <w:p w14:paraId="42789172"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2670A93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4B1884E9"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06AFC7FF"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38F8B7B1"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0C73919B" w14:textId="38ABE4CE"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48A58FFF"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6FC5ADC9"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047CE970" w14:textId="0DA8EBCA"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0CB9033A" w14:textId="77777777" w:rsidTr="000A543B">
        <w:tc>
          <w:tcPr>
            <w:tcW w:w="1351" w:type="dxa"/>
          </w:tcPr>
          <w:p w14:paraId="3BBD0F8B" w14:textId="77777777" w:rsidR="00247759" w:rsidRPr="00AF36C7" w:rsidRDefault="00247759" w:rsidP="00247759">
            <w:pPr>
              <w:spacing w:line="276" w:lineRule="auto"/>
              <w:jc w:val="center"/>
              <w:rPr>
                <w:rFonts w:ascii="Abadi" w:hAnsi="Abadi" w:cs="Mangal Pro"/>
                <w:sz w:val="22"/>
                <w:szCs w:val="22"/>
              </w:rPr>
            </w:pPr>
          </w:p>
          <w:p w14:paraId="23D73491" w14:textId="77777777" w:rsidR="00247759" w:rsidRPr="00AF36C7" w:rsidRDefault="00247759" w:rsidP="00247759">
            <w:pPr>
              <w:spacing w:line="276" w:lineRule="auto"/>
              <w:jc w:val="center"/>
              <w:rPr>
                <w:rFonts w:ascii="Abadi" w:hAnsi="Abadi" w:cs="Mangal Pro"/>
                <w:sz w:val="22"/>
                <w:szCs w:val="22"/>
              </w:rPr>
            </w:pPr>
          </w:p>
          <w:p w14:paraId="69CAB436" w14:textId="77777777" w:rsidR="00247759" w:rsidRPr="00AF36C7" w:rsidRDefault="00247759" w:rsidP="00247759">
            <w:pPr>
              <w:spacing w:line="276" w:lineRule="auto"/>
              <w:jc w:val="center"/>
              <w:rPr>
                <w:rFonts w:ascii="Abadi" w:hAnsi="Abadi" w:cs="Mangal Pro"/>
                <w:sz w:val="22"/>
                <w:szCs w:val="22"/>
              </w:rPr>
            </w:pPr>
          </w:p>
          <w:p w14:paraId="11547220" w14:textId="77777777" w:rsidR="00247759" w:rsidRPr="00AF36C7" w:rsidRDefault="00247759" w:rsidP="00247759">
            <w:pPr>
              <w:spacing w:line="276" w:lineRule="auto"/>
              <w:jc w:val="center"/>
              <w:rPr>
                <w:rFonts w:ascii="Abadi" w:hAnsi="Abadi" w:cs="Mangal Pro"/>
                <w:sz w:val="22"/>
                <w:szCs w:val="22"/>
              </w:rPr>
            </w:pPr>
          </w:p>
          <w:p w14:paraId="0D6F3D15" w14:textId="77777777" w:rsidR="00247759" w:rsidRPr="00AF36C7" w:rsidRDefault="00247759" w:rsidP="00247759">
            <w:pPr>
              <w:spacing w:line="276" w:lineRule="auto"/>
              <w:jc w:val="center"/>
              <w:rPr>
                <w:rFonts w:ascii="Abadi" w:hAnsi="Abadi" w:cs="Mangal Pro"/>
                <w:sz w:val="22"/>
                <w:szCs w:val="22"/>
              </w:rPr>
            </w:pPr>
          </w:p>
          <w:p w14:paraId="7A9F0983" w14:textId="77777777" w:rsidR="00247759" w:rsidRPr="00AF36C7" w:rsidRDefault="00247759" w:rsidP="00247759">
            <w:pPr>
              <w:spacing w:line="276" w:lineRule="auto"/>
              <w:jc w:val="center"/>
              <w:rPr>
                <w:rFonts w:ascii="Abadi" w:hAnsi="Abadi" w:cs="Mangal Pro"/>
                <w:sz w:val="22"/>
                <w:szCs w:val="22"/>
              </w:rPr>
            </w:pPr>
          </w:p>
          <w:p w14:paraId="18CE8F39" w14:textId="7F870A31"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 xml:space="preserve">About </w:t>
            </w:r>
          </w:p>
          <w:p w14:paraId="48374A91" w14:textId="0363700F"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Page</w:t>
            </w:r>
          </w:p>
        </w:tc>
        <w:tc>
          <w:tcPr>
            <w:tcW w:w="2046" w:type="dxa"/>
          </w:tcPr>
          <w:p w14:paraId="31EDF3D8" w14:textId="77777777" w:rsidR="00247759" w:rsidRPr="00AF36C7" w:rsidRDefault="00247759" w:rsidP="00247759">
            <w:pPr>
              <w:spacing w:line="276" w:lineRule="auto"/>
              <w:rPr>
                <w:rFonts w:ascii="Abadi" w:hAnsi="Abadi" w:cs="Mangal Pro"/>
                <w:sz w:val="22"/>
                <w:szCs w:val="22"/>
              </w:rPr>
            </w:pPr>
          </w:p>
          <w:p w14:paraId="5C420031" w14:textId="77777777" w:rsidR="00247759" w:rsidRPr="00AF36C7" w:rsidRDefault="00247759" w:rsidP="00247759">
            <w:pPr>
              <w:spacing w:line="276" w:lineRule="auto"/>
              <w:rPr>
                <w:rFonts w:ascii="Abadi" w:hAnsi="Abadi" w:cs="Mangal Pro"/>
                <w:sz w:val="22"/>
                <w:szCs w:val="22"/>
              </w:rPr>
            </w:pPr>
          </w:p>
          <w:p w14:paraId="1C33FF80" w14:textId="77777777" w:rsidR="00247759" w:rsidRPr="00AF36C7" w:rsidRDefault="00247759" w:rsidP="00247759">
            <w:pPr>
              <w:spacing w:line="276" w:lineRule="auto"/>
              <w:rPr>
                <w:rFonts w:ascii="Abadi" w:hAnsi="Abadi" w:cs="Mangal Pro"/>
                <w:sz w:val="22"/>
                <w:szCs w:val="22"/>
              </w:rPr>
            </w:pPr>
          </w:p>
          <w:p w14:paraId="7CA4A112" w14:textId="77777777" w:rsidR="00247759" w:rsidRPr="00AF36C7" w:rsidRDefault="00247759" w:rsidP="00247759">
            <w:pPr>
              <w:spacing w:line="276" w:lineRule="auto"/>
              <w:rPr>
                <w:rFonts w:ascii="Abadi" w:hAnsi="Abadi" w:cs="Mangal Pro"/>
                <w:sz w:val="22"/>
                <w:szCs w:val="22"/>
              </w:rPr>
            </w:pPr>
          </w:p>
          <w:p w14:paraId="4CA48F8B" w14:textId="77777777" w:rsidR="00247759" w:rsidRPr="00AF36C7" w:rsidRDefault="00247759" w:rsidP="00247759">
            <w:pPr>
              <w:spacing w:line="276" w:lineRule="auto"/>
              <w:rPr>
                <w:rFonts w:ascii="Abadi" w:hAnsi="Abadi" w:cs="Mangal Pro"/>
                <w:sz w:val="22"/>
                <w:szCs w:val="22"/>
              </w:rPr>
            </w:pPr>
          </w:p>
          <w:p w14:paraId="0C3470E6" w14:textId="52C437F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container for user feedback using Formspree.io</w:t>
            </w:r>
          </w:p>
        </w:tc>
        <w:tc>
          <w:tcPr>
            <w:tcW w:w="1701" w:type="dxa"/>
          </w:tcPr>
          <w:p w14:paraId="53F97A81" w14:textId="77777777" w:rsidR="00247759" w:rsidRPr="00AF36C7" w:rsidRDefault="00247759" w:rsidP="00247759">
            <w:pPr>
              <w:spacing w:line="276" w:lineRule="auto"/>
              <w:rPr>
                <w:rFonts w:ascii="Abadi" w:hAnsi="Abadi" w:cs="Mangal Pro"/>
                <w:sz w:val="22"/>
                <w:szCs w:val="22"/>
              </w:rPr>
            </w:pPr>
          </w:p>
          <w:p w14:paraId="63C146FB" w14:textId="77777777" w:rsidR="00247759" w:rsidRPr="00AF36C7" w:rsidRDefault="00247759" w:rsidP="00247759">
            <w:pPr>
              <w:spacing w:line="276" w:lineRule="auto"/>
              <w:rPr>
                <w:rFonts w:ascii="Abadi" w:hAnsi="Abadi" w:cs="Mangal Pro"/>
                <w:sz w:val="22"/>
                <w:szCs w:val="22"/>
              </w:rPr>
            </w:pPr>
          </w:p>
          <w:p w14:paraId="3794C7B0" w14:textId="77777777" w:rsidR="00247759" w:rsidRPr="00AF36C7" w:rsidRDefault="00247759" w:rsidP="00247759">
            <w:pPr>
              <w:spacing w:line="276" w:lineRule="auto"/>
              <w:rPr>
                <w:rFonts w:ascii="Abadi" w:hAnsi="Abadi" w:cs="Mangal Pro"/>
                <w:sz w:val="22"/>
                <w:szCs w:val="22"/>
              </w:rPr>
            </w:pPr>
          </w:p>
          <w:p w14:paraId="3EBB368B" w14:textId="77777777" w:rsidR="00247759" w:rsidRPr="00AF36C7" w:rsidRDefault="00247759" w:rsidP="00247759">
            <w:pPr>
              <w:spacing w:line="276" w:lineRule="auto"/>
              <w:rPr>
                <w:rFonts w:ascii="Abadi" w:hAnsi="Abadi" w:cs="Mangal Pro"/>
                <w:sz w:val="22"/>
                <w:szCs w:val="22"/>
              </w:rPr>
            </w:pPr>
          </w:p>
          <w:p w14:paraId="36E8BDB8" w14:textId="77777777" w:rsidR="00247759" w:rsidRPr="00AF36C7" w:rsidRDefault="00247759" w:rsidP="00247759">
            <w:pPr>
              <w:spacing w:line="276" w:lineRule="auto"/>
              <w:rPr>
                <w:rFonts w:ascii="Abadi" w:hAnsi="Abadi" w:cs="Mangal Pro"/>
                <w:sz w:val="22"/>
                <w:szCs w:val="22"/>
              </w:rPr>
            </w:pPr>
          </w:p>
          <w:p w14:paraId="52DBE153" w14:textId="2F2844EB"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User input is successfully submitted</w:t>
            </w:r>
          </w:p>
        </w:tc>
        <w:tc>
          <w:tcPr>
            <w:tcW w:w="689" w:type="dxa"/>
            <w:shd w:val="clear" w:color="auto" w:fill="D9F2D0" w:themeFill="accent6" w:themeFillTint="33"/>
          </w:tcPr>
          <w:p w14:paraId="1771392C"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69F8E534"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6A1E8E2"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11BD1B14"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7250979A"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374FAB86"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586008B7" w14:textId="3ACF41A1"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291E4832" w14:textId="77777777" w:rsidR="00247759" w:rsidRPr="00AF36C7" w:rsidRDefault="00247759" w:rsidP="00247759">
            <w:pPr>
              <w:spacing w:line="276" w:lineRule="auto"/>
              <w:rPr>
                <w:rFonts w:ascii="Abadi" w:hAnsi="Abadi" w:cs="Mangal Pro"/>
                <w:sz w:val="22"/>
                <w:szCs w:val="22"/>
              </w:rPr>
            </w:pPr>
          </w:p>
          <w:p w14:paraId="4DD20D30" w14:textId="77777777" w:rsidR="00247759" w:rsidRPr="00AF36C7" w:rsidRDefault="00247759" w:rsidP="00247759">
            <w:pPr>
              <w:spacing w:line="276" w:lineRule="auto"/>
              <w:rPr>
                <w:rFonts w:ascii="Abadi" w:hAnsi="Abadi" w:cs="Mangal Pro"/>
                <w:sz w:val="22"/>
                <w:szCs w:val="22"/>
              </w:rPr>
            </w:pPr>
          </w:p>
          <w:p w14:paraId="4C52C048" w14:textId="77777777" w:rsidR="00247759" w:rsidRPr="00AF36C7" w:rsidRDefault="00247759" w:rsidP="00247759">
            <w:pPr>
              <w:spacing w:line="276" w:lineRule="auto"/>
              <w:rPr>
                <w:rFonts w:ascii="Abadi" w:hAnsi="Abadi" w:cs="Mangal Pro"/>
                <w:sz w:val="22"/>
                <w:szCs w:val="22"/>
              </w:rPr>
            </w:pPr>
          </w:p>
          <w:p w14:paraId="3BC7C762" w14:textId="77777777" w:rsidR="00247759" w:rsidRPr="00AF36C7" w:rsidRDefault="00247759" w:rsidP="00247759">
            <w:pPr>
              <w:spacing w:line="276" w:lineRule="auto"/>
              <w:rPr>
                <w:rFonts w:ascii="Abadi" w:hAnsi="Abadi" w:cs="Mangal Pro"/>
                <w:sz w:val="22"/>
                <w:szCs w:val="22"/>
              </w:rPr>
            </w:pPr>
          </w:p>
          <w:p w14:paraId="71E45D17" w14:textId="77777777" w:rsidR="00247759" w:rsidRPr="00AF36C7" w:rsidRDefault="00247759" w:rsidP="00247759">
            <w:pPr>
              <w:spacing w:line="276" w:lineRule="auto"/>
              <w:rPr>
                <w:rFonts w:ascii="Abadi" w:hAnsi="Abadi" w:cs="Mangal Pro"/>
                <w:sz w:val="22"/>
                <w:szCs w:val="22"/>
              </w:rPr>
            </w:pPr>
          </w:p>
          <w:p w14:paraId="773B2CF8" w14:textId="7A38D8DC"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7B74A43E" w14:textId="4645622C"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ED4017B" wp14:editId="163FBEB8">
                  <wp:extent cx="1591649" cy="2091506"/>
                  <wp:effectExtent l="0" t="0" r="8890" b="4445"/>
                  <wp:docPr id="157454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5408" name=""/>
                          <pic:cNvPicPr/>
                        </pic:nvPicPr>
                        <pic:blipFill>
                          <a:blip r:embed="rId78"/>
                          <a:stretch>
                            <a:fillRect/>
                          </a:stretch>
                        </pic:blipFill>
                        <pic:spPr>
                          <a:xfrm>
                            <a:off x="0" y="0"/>
                            <a:ext cx="1602569" cy="2105855"/>
                          </a:xfrm>
                          <a:prstGeom prst="rect">
                            <a:avLst/>
                          </a:prstGeom>
                        </pic:spPr>
                      </pic:pic>
                    </a:graphicData>
                  </a:graphic>
                </wp:inline>
              </w:drawing>
            </w:r>
          </w:p>
          <w:p w14:paraId="343913CA" w14:textId="629B50B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0C0B7392" wp14:editId="544647CB">
                  <wp:extent cx="1715210" cy="327863"/>
                  <wp:effectExtent l="0" t="0" r="0" b="0"/>
                  <wp:docPr id="99879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8680" name=""/>
                          <pic:cNvPicPr/>
                        </pic:nvPicPr>
                        <pic:blipFill>
                          <a:blip r:embed="rId79"/>
                          <a:stretch>
                            <a:fillRect/>
                          </a:stretch>
                        </pic:blipFill>
                        <pic:spPr>
                          <a:xfrm>
                            <a:off x="0" y="0"/>
                            <a:ext cx="1755209" cy="335509"/>
                          </a:xfrm>
                          <a:prstGeom prst="rect">
                            <a:avLst/>
                          </a:prstGeom>
                        </pic:spPr>
                      </pic:pic>
                    </a:graphicData>
                  </a:graphic>
                </wp:inline>
              </w:drawing>
            </w:r>
          </w:p>
        </w:tc>
      </w:tr>
      <w:tr w:rsidR="00247759" w:rsidRPr="00AF36C7" w14:paraId="534E2E01" w14:textId="77777777" w:rsidTr="000A543B">
        <w:tc>
          <w:tcPr>
            <w:tcW w:w="1351" w:type="dxa"/>
          </w:tcPr>
          <w:p w14:paraId="74F2465F" w14:textId="77777777" w:rsidR="00247759" w:rsidRPr="00AF36C7" w:rsidRDefault="00247759" w:rsidP="00247759">
            <w:pPr>
              <w:spacing w:line="276" w:lineRule="auto"/>
              <w:jc w:val="center"/>
              <w:rPr>
                <w:rFonts w:ascii="Abadi" w:hAnsi="Abadi" w:cs="Mangal Pro"/>
                <w:sz w:val="22"/>
                <w:szCs w:val="22"/>
              </w:rPr>
            </w:pPr>
          </w:p>
          <w:p w14:paraId="759C48E2" w14:textId="77777777" w:rsidR="00247759" w:rsidRPr="00AF36C7" w:rsidRDefault="00247759" w:rsidP="00247759">
            <w:pPr>
              <w:spacing w:line="276" w:lineRule="auto"/>
              <w:jc w:val="center"/>
              <w:rPr>
                <w:rFonts w:ascii="Abadi" w:hAnsi="Abadi" w:cs="Mangal Pro"/>
                <w:sz w:val="22"/>
                <w:szCs w:val="22"/>
              </w:rPr>
            </w:pPr>
          </w:p>
          <w:p w14:paraId="5DD373FB" w14:textId="77777777" w:rsidR="00247759" w:rsidRPr="00AF36C7" w:rsidRDefault="00247759" w:rsidP="00247759">
            <w:pPr>
              <w:spacing w:line="276" w:lineRule="auto"/>
              <w:jc w:val="center"/>
              <w:rPr>
                <w:rFonts w:ascii="Abadi" w:hAnsi="Abadi" w:cs="Mangal Pro"/>
                <w:sz w:val="22"/>
                <w:szCs w:val="22"/>
              </w:rPr>
            </w:pPr>
          </w:p>
          <w:p w14:paraId="4A2C54AB" w14:textId="4620D75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Footer</w:t>
            </w:r>
          </w:p>
        </w:tc>
        <w:tc>
          <w:tcPr>
            <w:tcW w:w="2046" w:type="dxa"/>
          </w:tcPr>
          <w:p w14:paraId="57D58F37" w14:textId="724E0D61"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subheadings to fill up space</w:t>
            </w:r>
          </w:p>
          <w:p w14:paraId="45B0DD1E" w14:textId="74973711"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texts to fill up space</w:t>
            </w:r>
          </w:p>
          <w:p w14:paraId="21B900F6" w14:textId="4AAC5E4D"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Updated contact number</w:t>
            </w:r>
          </w:p>
        </w:tc>
        <w:tc>
          <w:tcPr>
            <w:tcW w:w="1701" w:type="dxa"/>
          </w:tcPr>
          <w:p w14:paraId="35C780F5"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Subheadings display</w:t>
            </w:r>
          </w:p>
          <w:p w14:paraId="31571677"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Texts display</w:t>
            </w:r>
          </w:p>
          <w:p w14:paraId="516692DE" w14:textId="3D9FF762"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New contact number displays</w:t>
            </w:r>
          </w:p>
        </w:tc>
        <w:tc>
          <w:tcPr>
            <w:tcW w:w="689" w:type="dxa"/>
            <w:shd w:val="clear" w:color="auto" w:fill="D9F2D0" w:themeFill="accent6" w:themeFillTint="33"/>
          </w:tcPr>
          <w:p w14:paraId="23D925CB"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753C1D6E"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65C44E51" w14:textId="77777777" w:rsidR="00247759" w:rsidRPr="0041277B" w:rsidRDefault="00247759" w:rsidP="00247759">
            <w:pPr>
              <w:spacing w:line="276" w:lineRule="auto"/>
              <w:jc w:val="center"/>
              <w:rPr>
                <w:rFonts w:ascii="Abadi" w:hAnsi="Abadi" w:cs="Mangal Pro"/>
                <w:color w:val="275317" w:themeColor="accent6" w:themeShade="80"/>
                <w:sz w:val="22"/>
                <w:szCs w:val="22"/>
              </w:rPr>
            </w:pPr>
          </w:p>
          <w:p w14:paraId="671D1CA6" w14:textId="2F9ECC2B" w:rsidR="00247759" w:rsidRPr="0041277B" w:rsidRDefault="00247759" w:rsidP="00247759">
            <w:pPr>
              <w:spacing w:line="276" w:lineRule="auto"/>
              <w:jc w:val="center"/>
              <w:rPr>
                <w:rFonts w:ascii="Abadi" w:hAnsi="Abadi" w:cs="Mangal Pro"/>
                <w:color w:val="275317" w:themeColor="accent6" w:themeShade="80"/>
                <w:sz w:val="22"/>
                <w:szCs w:val="22"/>
              </w:rPr>
            </w:pPr>
            <w:r w:rsidRPr="0041277B">
              <w:rPr>
                <w:rFonts w:ascii="Abadi" w:hAnsi="Abadi" w:cs="Mangal Pro"/>
                <w:color w:val="275317" w:themeColor="accent6" w:themeShade="80"/>
                <w:sz w:val="22"/>
                <w:szCs w:val="22"/>
              </w:rPr>
              <w:t>Pass</w:t>
            </w:r>
          </w:p>
        </w:tc>
        <w:tc>
          <w:tcPr>
            <w:tcW w:w="1579" w:type="dxa"/>
          </w:tcPr>
          <w:p w14:paraId="7F533214" w14:textId="77777777" w:rsidR="00247759" w:rsidRPr="00AF36C7" w:rsidRDefault="00247759" w:rsidP="00247759">
            <w:pPr>
              <w:spacing w:line="276" w:lineRule="auto"/>
              <w:rPr>
                <w:rFonts w:ascii="Abadi" w:hAnsi="Abadi" w:cs="Mangal Pro"/>
                <w:sz w:val="22"/>
                <w:szCs w:val="22"/>
              </w:rPr>
            </w:pPr>
          </w:p>
          <w:p w14:paraId="0429B9B8" w14:textId="77777777" w:rsidR="00247759" w:rsidRPr="00AF36C7" w:rsidRDefault="00247759" w:rsidP="00247759">
            <w:pPr>
              <w:spacing w:line="276" w:lineRule="auto"/>
              <w:rPr>
                <w:rFonts w:ascii="Abadi" w:hAnsi="Abadi" w:cs="Mangal Pro"/>
                <w:sz w:val="22"/>
                <w:szCs w:val="22"/>
              </w:rPr>
            </w:pPr>
          </w:p>
          <w:p w14:paraId="62E0E984" w14:textId="7CBBC6BF"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64583BD8" w14:textId="77777777" w:rsidR="00247759" w:rsidRPr="00AF36C7" w:rsidRDefault="00247759" w:rsidP="00247759">
            <w:pPr>
              <w:spacing w:line="276" w:lineRule="auto"/>
              <w:jc w:val="center"/>
              <w:rPr>
                <w:rFonts w:ascii="Abadi" w:hAnsi="Abadi" w:cs="Mangal Pro"/>
                <w:sz w:val="22"/>
                <w:szCs w:val="22"/>
              </w:rPr>
            </w:pPr>
          </w:p>
          <w:p w14:paraId="7C72407C" w14:textId="13B00FBB"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5F8DCA7D" wp14:editId="13D5FF4E">
                  <wp:extent cx="1750466" cy="243353"/>
                  <wp:effectExtent l="0" t="0" r="2540" b="4445"/>
                  <wp:docPr id="112100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05043" name=""/>
                          <pic:cNvPicPr/>
                        </pic:nvPicPr>
                        <pic:blipFill>
                          <a:blip r:embed="rId80"/>
                          <a:stretch>
                            <a:fillRect/>
                          </a:stretch>
                        </pic:blipFill>
                        <pic:spPr>
                          <a:xfrm>
                            <a:off x="0" y="0"/>
                            <a:ext cx="1835159" cy="255127"/>
                          </a:xfrm>
                          <a:prstGeom prst="rect">
                            <a:avLst/>
                          </a:prstGeom>
                        </pic:spPr>
                      </pic:pic>
                    </a:graphicData>
                  </a:graphic>
                </wp:inline>
              </w:drawing>
            </w:r>
          </w:p>
          <w:p w14:paraId="696B454B" w14:textId="1B007AC3"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65C310B3" wp14:editId="5A3AC0BA">
                  <wp:extent cx="1742440" cy="492299"/>
                  <wp:effectExtent l="0" t="0" r="0" b="3175"/>
                  <wp:docPr id="113649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3634" name=""/>
                          <pic:cNvPicPr/>
                        </pic:nvPicPr>
                        <pic:blipFill>
                          <a:blip r:embed="rId81"/>
                          <a:stretch>
                            <a:fillRect/>
                          </a:stretch>
                        </pic:blipFill>
                        <pic:spPr>
                          <a:xfrm>
                            <a:off x="0" y="0"/>
                            <a:ext cx="1765174" cy="498722"/>
                          </a:xfrm>
                          <a:prstGeom prst="rect">
                            <a:avLst/>
                          </a:prstGeom>
                        </pic:spPr>
                      </pic:pic>
                    </a:graphicData>
                  </a:graphic>
                </wp:inline>
              </w:drawing>
            </w:r>
          </w:p>
        </w:tc>
      </w:tr>
    </w:tbl>
    <w:p w14:paraId="61355509" w14:textId="77777777" w:rsidR="00916C27" w:rsidRPr="00AF36C7" w:rsidRDefault="00916C27" w:rsidP="00916C27">
      <w:pPr>
        <w:spacing w:line="276" w:lineRule="auto"/>
        <w:jc w:val="both"/>
        <w:rPr>
          <w:rFonts w:ascii="Abadi" w:hAnsi="Abadi" w:cs="Mangal Pro"/>
          <w:b/>
          <w:bCs/>
          <w:sz w:val="22"/>
          <w:szCs w:val="22"/>
        </w:rPr>
      </w:pPr>
    </w:p>
    <w:p w14:paraId="560C2BC9" w14:textId="650F6460" w:rsidR="00916C27" w:rsidRPr="00AF36C7" w:rsidRDefault="00916C27" w:rsidP="00916C27">
      <w:pPr>
        <w:spacing w:line="276" w:lineRule="auto"/>
        <w:jc w:val="both"/>
        <w:rPr>
          <w:rFonts w:ascii="Abadi" w:hAnsi="Abadi" w:cs="Mangal Pro"/>
          <w:b/>
          <w:bCs/>
          <w:sz w:val="22"/>
          <w:szCs w:val="22"/>
        </w:rPr>
      </w:pPr>
      <w:r w:rsidRPr="00AF36C7">
        <w:rPr>
          <w:rFonts w:ascii="Abadi" w:hAnsi="Abadi" w:cs="Mangal Pro"/>
          <w:b/>
          <w:bCs/>
          <w:sz w:val="22"/>
          <w:szCs w:val="22"/>
        </w:rPr>
        <w:t xml:space="preserve">Iteration 14 – </w:t>
      </w:r>
      <w:r w:rsidR="00BD24A3" w:rsidRPr="00AF36C7">
        <w:rPr>
          <w:rFonts w:ascii="Abadi" w:hAnsi="Abadi" w:cs="Mangal Pro"/>
          <w:b/>
          <w:bCs/>
          <w:sz w:val="22"/>
          <w:szCs w:val="22"/>
        </w:rPr>
        <w:t>20</w:t>
      </w:r>
      <w:r w:rsidRPr="00AF36C7">
        <w:rPr>
          <w:rFonts w:ascii="Abadi" w:hAnsi="Abadi" w:cs="Mangal Pro"/>
          <w:b/>
          <w:bCs/>
          <w:sz w:val="22"/>
          <w:szCs w:val="22"/>
          <w:vertAlign w:val="superscript"/>
        </w:rPr>
        <w:t>th</w:t>
      </w:r>
      <w:r w:rsidRPr="00AF36C7">
        <w:rPr>
          <w:rFonts w:ascii="Abadi" w:hAnsi="Abadi" w:cs="Mangal Pro"/>
          <w:b/>
          <w:bCs/>
          <w:sz w:val="22"/>
          <w:szCs w:val="22"/>
        </w:rPr>
        <w:t xml:space="preserve"> August 2026</w:t>
      </w:r>
    </w:p>
    <w:tbl>
      <w:tblPr>
        <w:tblStyle w:val="TableGrid"/>
        <w:tblW w:w="10485" w:type="dxa"/>
        <w:tblLook w:val="04A0" w:firstRow="1" w:lastRow="0" w:firstColumn="1" w:lastColumn="0" w:noHBand="0" w:noVBand="1"/>
      </w:tblPr>
      <w:tblGrid>
        <w:gridCol w:w="1351"/>
        <w:gridCol w:w="2046"/>
        <w:gridCol w:w="1701"/>
        <w:gridCol w:w="689"/>
        <w:gridCol w:w="1579"/>
        <w:gridCol w:w="3119"/>
      </w:tblGrid>
      <w:tr w:rsidR="00247759" w:rsidRPr="00AF36C7" w14:paraId="76AFFC42" w14:textId="77777777" w:rsidTr="000B6749">
        <w:tc>
          <w:tcPr>
            <w:tcW w:w="1351" w:type="dxa"/>
          </w:tcPr>
          <w:p w14:paraId="2BF89EFA"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Component Tested</w:t>
            </w:r>
          </w:p>
        </w:tc>
        <w:tc>
          <w:tcPr>
            <w:tcW w:w="2046" w:type="dxa"/>
          </w:tcPr>
          <w:p w14:paraId="7BF7B84E"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What I Did</w:t>
            </w:r>
          </w:p>
        </w:tc>
        <w:tc>
          <w:tcPr>
            <w:tcW w:w="1701" w:type="dxa"/>
          </w:tcPr>
          <w:p w14:paraId="69668038"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Expected </w:t>
            </w:r>
          </w:p>
          <w:p w14:paraId="1C51D62A"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Result</w:t>
            </w:r>
          </w:p>
        </w:tc>
        <w:tc>
          <w:tcPr>
            <w:tcW w:w="689" w:type="dxa"/>
          </w:tcPr>
          <w:p w14:paraId="46FDECC8" w14:textId="77777777"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C00000"/>
                <w:sz w:val="22"/>
                <w:szCs w:val="22"/>
              </w:rPr>
              <w:t>Fail</w:t>
            </w:r>
            <w:r w:rsidRPr="00AF36C7">
              <w:rPr>
                <w:rFonts w:ascii="Abadi" w:hAnsi="Abadi" w:cs="Mangal Pro"/>
                <w:b/>
                <w:bCs/>
                <w:sz w:val="22"/>
                <w:szCs w:val="22"/>
              </w:rPr>
              <w:t>/</w:t>
            </w:r>
          </w:p>
          <w:p w14:paraId="1380EFCB" w14:textId="16718D39" w:rsidR="00247759" w:rsidRPr="00AF36C7" w:rsidRDefault="00247759" w:rsidP="00247759">
            <w:pPr>
              <w:spacing w:line="276" w:lineRule="auto"/>
              <w:jc w:val="center"/>
              <w:rPr>
                <w:rFonts w:ascii="Abadi" w:hAnsi="Abadi" w:cs="Mangal Pro"/>
                <w:b/>
                <w:bCs/>
                <w:sz w:val="22"/>
                <w:szCs w:val="22"/>
              </w:rPr>
            </w:pPr>
            <w:r w:rsidRPr="00247759">
              <w:rPr>
                <w:rFonts w:ascii="Abadi" w:hAnsi="Abadi" w:cs="Mangal Pro"/>
                <w:b/>
                <w:bCs/>
                <w:color w:val="275317" w:themeColor="accent6" w:themeShade="80"/>
                <w:sz w:val="22"/>
                <w:szCs w:val="22"/>
              </w:rPr>
              <w:t>Pass</w:t>
            </w:r>
          </w:p>
        </w:tc>
        <w:tc>
          <w:tcPr>
            <w:tcW w:w="1579" w:type="dxa"/>
          </w:tcPr>
          <w:p w14:paraId="547BEB67"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Reason for Fail/Pass</w:t>
            </w:r>
          </w:p>
        </w:tc>
        <w:tc>
          <w:tcPr>
            <w:tcW w:w="3119" w:type="dxa"/>
          </w:tcPr>
          <w:p w14:paraId="3102B226"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Proof (if </w:t>
            </w:r>
            <w:r w:rsidRPr="00247759">
              <w:rPr>
                <w:rFonts w:ascii="Abadi" w:hAnsi="Abadi" w:cs="Mangal Pro"/>
                <w:b/>
                <w:bCs/>
                <w:color w:val="275317" w:themeColor="accent6" w:themeShade="80"/>
                <w:sz w:val="22"/>
                <w:szCs w:val="22"/>
              </w:rPr>
              <w:t>Pass</w:t>
            </w:r>
            <w:r w:rsidRPr="00AF36C7">
              <w:rPr>
                <w:rFonts w:ascii="Abadi" w:hAnsi="Abadi" w:cs="Mangal Pro"/>
                <w:b/>
                <w:bCs/>
                <w:sz w:val="22"/>
                <w:szCs w:val="22"/>
              </w:rPr>
              <w:t>)/</w:t>
            </w:r>
          </w:p>
          <w:p w14:paraId="4F792C94" w14:textId="77777777" w:rsidR="00247759" w:rsidRPr="00AF36C7" w:rsidRDefault="00247759" w:rsidP="00247759">
            <w:pPr>
              <w:spacing w:line="276" w:lineRule="auto"/>
              <w:jc w:val="center"/>
              <w:rPr>
                <w:rFonts w:ascii="Abadi" w:hAnsi="Abadi" w:cs="Mangal Pro"/>
                <w:b/>
                <w:bCs/>
                <w:sz w:val="22"/>
                <w:szCs w:val="22"/>
              </w:rPr>
            </w:pPr>
            <w:r w:rsidRPr="00AF36C7">
              <w:rPr>
                <w:rFonts w:ascii="Abadi" w:hAnsi="Abadi" w:cs="Mangal Pro"/>
                <w:b/>
                <w:bCs/>
                <w:sz w:val="22"/>
                <w:szCs w:val="22"/>
              </w:rPr>
              <w:t xml:space="preserve">What I Must Do (if </w:t>
            </w:r>
            <w:r w:rsidRPr="00247759">
              <w:rPr>
                <w:rFonts w:ascii="Abadi" w:hAnsi="Abadi" w:cs="Mangal Pro"/>
                <w:b/>
                <w:bCs/>
                <w:color w:val="C00000"/>
                <w:sz w:val="22"/>
                <w:szCs w:val="22"/>
              </w:rPr>
              <w:t>Fail</w:t>
            </w:r>
            <w:r w:rsidRPr="00AF36C7">
              <w:rPr>
                <w:rFonts w:ascii="Abadi" w:hAnsi="Abadi" w:cs="Mangal Pro"/>
                <w:b/>
                <w:bCs/>
                <w:sz w:val="22"/>
                <w:szCs w:val="22"/>
              </w:rPr>
              <w:t>)</w:t>
            </w:r>
          </w:p>
        </w:tc>
      </w:tr>
      <w:tr w:rsidR="00247759" w:rsidRPr="00AF36C7" w14:paraId="3366E05D" w14:textId="77777777" w:rsidTr="000B6749">
        <w:tc>
          <w:tcPr>
            <w:tcW w:w="1351" w:type="dxa"/>
          </w:tcPr>
          <w:p w14:paraId="68139706" w14:textId="77777777" w:rsidR="00247759" w:rsidRPr="00AF36C7" w:rsidRDefault="00247759" w:rsidP="00247759">
            <w:pPr>
              <w:spacing w:line="276" w:lineRule="auto"/>
              <w:rPr>
                <w:rFonts w:ascii="Abadi" w:hAnsi="Abadi" w:cs="Mangal Pro"/>
                <w:sz w:val="22"/>
                <w:szCs w:val="22"/>
              </w:rPr>
            </w:pPr>
          </w:p>
          <w:p w14:paraId="555C8774" w14:textId="577F45CC"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All Pages (Homepage, Overview, Calculator, About)</w:t>
            </w:r>
          </w:p>
        </w:tc>
        <w:tc>
          <w:tcPr>
            <w:tcW w:w="2046" w:type="dxa"/>
          </w:tcPr>
          <w:p w14:paraId="56BB3FD9" w14:textId="77777777" w:rsidR="00247759" w:rsidRPr="00AF36C7" w:rsidRDefault="00247759" w:rsidP="00247759">
            <w:pPr>
              <w:spacing w:line="276" w:lineRule="auto"/>
              <w:rPr>
                <w:rFonts w:ascii="Abadi" w:hAnsi="Abadi" w:cs="Mangal Pro"/>
                <w:sz w:val="22"/>
                <w:szCs w:val="22"/>
              </w:rPr>
            </w:pPr>
          </w:p>
          <w:p w14:paraId="688D52E7" w14:textId="4106386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Added animation effect to website elements (fade in) in styles.css</w:t>
            </w:r>
          </w:p>
        </w:tc>
        <w:tc>
          <w:tcPr>
            <w:tcW w:w="1701" w:type="dxa"/>
          </w:tcPr>
          <w:p w14:paraId="10B2576A" w14:textId="77777777" w:rsidR="00247759" w:rsidRPr="00AF36C7" w:rsidRDefault="00247759" w:rsidP="00247759">
            <w:pPr>
              <w:spacing w:line="276" w:lineRule="auto"/>
              <w:rPr>
                <w:rFonts w:ascii="Abadi" w:hAnsi="Abadi" w:cs="Mangal Pro"/>
                <w:sz w:val="22"/>
                <w:szCs w:val="22"/>
              </w:rPr>
            </w:pPr>
          </w:p>
          <w:p w14:paraId="1EB7D5DD" w14:textId="77777777" w:rsidR="00247759" w:rsidRPr="00AF36C7" w:rsidRDefault="00247759" w:rsidP="00247759">
            <w:pPr>
              <w:spacing w:line="276" w:lineRule="auto"/>
              <w:rPr>
                <w:rFonts w:ascii="Abadi" w:hAnsi="Abadi" w:cs="Mangal Pro"/>
                <w:sz w:val="22"/>
                <w:szCs w:val="22"/>
              </w:rPr>
            </w:pPr>
          </w:p>
          <w:p w14:paraId="69FAD591" w14:textId="08B01419"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Animation effects display</w:t>
            </w:r>
          </w:p>
        </w:tc>
        <w:tc>
          <w:tcPr>
            <w:tcW w:w="689" w:type="dxa"/>
            <w:shd w:val="clear" w:color="auto" w:fill="D9F2D0" w:themeFill="accent6" w:themeFillTint="33"/>
          </w:tcPr>
          <w:p w14:paraId="56E000D4" w14:textId="77777777" w:rsidR="00247759" w:rsidRPr="00AF36C7" w:rsidRDefault="00247759" w:rsidP="00247759">
            <w:pPr>
              <w:spacing w:line="276" w:lineRule="auto"/>
              <w:jc w:val="center"/>
              <w:rPr>
                <w:rFonts w:ascii="Abadi" w:hAnsi="Abadi" w:cs="Mangal Pro"/>
                <w:sz w:val="22"/>
                <w:szCs w:val="22"/>
              </w:rPr>
            </w:pPr>
          </w:p>
          <w:p w14:paraId="5B08A73B" w14:textId="77777777" w:rsidR="00247759" w:rsidRPr="00AF36C7" w:rsidRDefault="00247759" w:rsidP="00247759">
            <w:pPr>
              <w:spacing w:line="276" w:lineRule="auto"/>
              <w:rPr>
                <w:rFonts w:ascii="Abadi" w:hAnsi="Abadi" w:cs="Mangal Pro"/>
                <w:sz w:val="22"/>
                <w:szCs w:val="22"/>
              </w:rPr>
            </w:pPr>
          </w:p>
          <w:p w14:paraId="76045933" w14:textId="77777777" w:rsidR="00247759" w:rsidRPr="00AF36C7" w:rsidRDefault="00247759" w:rsidP="00247759">
            <w:pPr>
              <w:spacing w:line="276" w:lineRule="auto"/>
              <w:jc w:val="center"/>
              <w:rPr>
                <w:rFonts w:ascii="Abadi" w:hAnsi="Abadi" w:cs="Mangal Pro"/>
                <w:sz w:val="22"/>
                <w:szCs w:val="22"/>
              </w:rPr>
            </w:pPr>
            <w:r w:rsidRPr="00AF36C7">
              <w:rPr>
                <w:rFonts w:ascii="Abadi" w:hAnsi="Abadi" w:cs="Mangal Pro"/>
                <w:sz w:val="22"/>
                <w:szCs w:val="22"/>
              </w:rPr>
              <w:t>Pass</w:t>
            </w:r>
          </w:p>
        </w:tc>
        <w:tc>
          <w:tcPr>
            <w:tcW w:w="1579" w:type="dxa"/>
          </w:tcPr>
          <w:p w14:paraId="1FDEE068" w14:textId="77777777" w:rsidR="00247759" w:rsidRPr="00AF36C7" w:rsidRDefault="00247759" w:rsidP="00247759">
            <w:pPr>
              <w:spacing w:line="276" w:lineRule="auto"/>
              <w:rPr>
                <w:rFonts w:ascii="Abadi" w:hAnsi="Abadi" w:cs="Mangal Pro"/>
                <w:sz w:val="22"/>
                <w:szCs w:val="22"/>
              </w:rPr>
            </w:pPr>
          </w:p>
          <w:p w14:paraId="3BA862D9" w14:textId="77777777" w:rsidR="00247759" w:rsidRPr="00AF36C7" w:rsidRDefault="00247759" w:rsidP="00247759">
            <w:pPr>
              <w:spacing w:line="276" w:lineRule="auto"/>
              <w:rPr>
                <w:rFonts w:ascii="Abadi" w:hAnsi="Abadi" w:cs="Mangal Pro"/>
                <w:sz w:val="22"/>
                <w:szCs w:val="22"/>
              </w:rPr>
            </w:pPr>
          </w:p>
          <w:p w14:paraId="45E4FC1E" w14:textId="77777777" w:rsidR="00247759" w:rsidRPr="00AF36C7" w:rsidRDefault="00247759" w:rsidP="00247759">
            <w:pPr>
              <w:spacing w:line="276" w:lineRule="auto"/>
              <w:rPr>
                <w:rFonts w:ascii="Abadi" w:hAnsi="Abadi" w:cs="Mangal Pro"/>
                <w:sz w:val="22"/>
                <w:szCs w:val="22"/>
              </w:rPr>
            </w:pPr>
            <w:r w:rsidRPr="00AF36C7">
              <w:rPr>
                <w:rFonts w:ascii="Abadi" w:hAnsi="Abadi" w:cs="Mangal Pro"/>
                <w:sz w:val="22"/>
                <w:szCs w:val="22"/>
              </w:rPr>
              <w:t>- Did coding correctly</w:t>
            </w:r>
          </w:p>
        </w:tc>
        <w:tc>
          <w:tcPr>
            <w:tcW w:w="3119" w:type="dxa"/>
          </w:tcPr>
          <w:p w14:paraId="772DCEE3" w14:textId="5464F819" w:rsidR="00247759" w:rsidRPr="00AF36C7" w:rsidRDefault="00247759" w:rsidP="00247759">
            <w:pPr>
              <w:spacing w:line="276" w:lineRule="auto"/>
              <w:jc w:val="center"/>
              <w:rPr>
                <w:rFonts w:ascii="Abadi" w:hAnsi="Abadi" w:cs="Mangal Pro"/>
                <w:sz w:val="22"/>
                <w:szCs w:val="22"/>
              </w:rPr>
            </w:pPr>
            <w:r w:rsidRPr="00AF36C7">
              <w:rPr>
                <w:rFonts w:ascii="Abadi" w:hAnsi="Abadi" w:cs="Mangal Pro"/>
                <w:noProof/>
                <w:sz w:val="22"/>
                <w:szCs w:val="22"/>
              </w:rPr>
              <w:drawing>
                <wp:inline distT="0" distB="0" distL="0" distR="0" wp14:anchorId="408EB6EA" wp14:editId="7B7E40D0">
                  <wp:extent cx="1733002" cy="1154180"/>
                  <wp:effectExtent l="0" t="0" r="635" b="8255"/>
                  <wp:docPr id="20417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19250" name=""/>
                          <pic:cNvPicPr/>
                        </pic:nvPicPr>
                        <pic:blipFill>
                          <a:blip r:embed="rId82"/>
                          <a:stretch>
                            <a:fillRect/>
                          </a:stretch>
                        </pic:blipFill>
                        <pic:spPr>
                          <a:xfrm>
                            <a:off x="0" y="0"/>
                            <a:ext cx="1745912" cy="1162778"/>
                          </a:xfrm>
                          <a:prstGeom prst="rect">
                            <a:avLst/>
                          </a:prstGeom>
                        </pic:spPr>
                      </pic:pic>
                    </a:graphicData>
                  </a:graphic>
                </wp:inline>
              </w:drawing>
            </w:r>
          </w:p>
        </w:tc>
      </w:tr>
    </w:tbl>
    <w:p w14:paraId="332BC5DB" w14:textId="77777777" w:rsidR="00415195" w:rsidRPr="00AF36C7" w:rsidRDefault="00415195" w:rsidP="00415195">
      <w:pPr>
        <w:spacing w:line="276" w:lineRule="auto"/>
        <w:rPr>
          <w:rFonts w:ascii="Abadi" w:hAnsi="Abadi" w:cs="Mangal Pro"/>
        </w:rPr>
      </w:pPr>
    </w:p>
    <w:p w14:paraId="3C96FDBB" w14:textId="77777777" w:rsidR="0098062E" w:rsidRPr="00AF36C7" w:rsidRDefault="00921AA2" w:rsidP="00921AA2">
      <w:pPr>
        <w:jc w:val="both"/>
        <w:rPr>
          <w:rFonts w:ascii="Abadi" w:hAnsi="Abadi" w:cs="Mangal Pro"/>
        </w:rPr>
      </w:pPr>
      <w:r w:rsidRPr="00AF36C7">
        <w:rPr>
          <w:rFonts w:ascii="Abadi" w:hAnsi="Abadi" w:cs="Mangal Pro"/>
        </w:rPr>
        <w:t>From 31</w:t>
      </w:r>
      <w:r w:rsidRPr="00AF36C7">
        <w:rPr>
          <w:rFonts w:ascii="Abadi" w:hAnsi="Abadi" w:cs="Mangal Pro"/>
          <w:vertAlign w:val="superscript"/>
        </w:rPr>
        <w:t>st</w:t>
      </w:r>
      <w:r w:rsidRPr="00AF36C7">
        <w:rPr>
          <w:rFonts w:ascii="Abadi" w:hAnsi="Abadi" w:cs="Mangal Pro"/>
        </w:rPr>
        <w:t xml:space="preserve"> July to 20</w:t>
      </w:r>
      <w:r w:rsidRPr="00AF36C7">
        <w:rPr>
          <w:rFonts w:ascii="Abadi" w:hAnsi="Abadi" w:cs="Mangal Pro"/>
          <w:vertAlign w:val="superscript"/>
        </w:rPr>
        <w:t>th</w:t>
      </w:r>
      <w:r w:rsidRPr="00AF36C7">
        <w:rPr>
          <w:rFonts w:ascii="Abadi" w:hAnsi="Abadi" w:cs="Mangal Pro"/>
        </w:rPr>
        <w:t xml:space="preserve"> August, the website is completed and all components have been developed and iterated</w:t>
      </w:r>
      <w:r w:rsidR="009E1340" w:rsidRPr="00AF36C7">
        <w:rPr>
          <w:rFonts w:ascii="Abadi" w:hAnsi="Abadi" w:cs="Mangal Pro"/>
        </w:rPr>
        <w:t xml:space="preserve"> progressively to achieve the best outcome. </w:t>
      </w:r>
    </w:p>
    <w:p w14:paraId="63F3ADF4" w14:textId="77777777" w:rsidR="00601C8E" w:rsidRPr="00AF36C7" w:rsidRDefault="00601C8E" w:rsidP="00921AA2">
      <w:pPr>
        <w:jc w:val="both"/>
        <w:rPr>
          <w:rFonts w:ascii="Abadi" w:hAnsi="Abadi" w:cs="Mangal Pro"/>
        </w:rPr>
      </w:pPr>
    </w:p>
    <w:p w14:paraId="0D5996D2" w14:textId="774F4F6F" w:rsidR="00C120CF" w:rsidRDefault="00C06C4C" w:rsidP="00921AA2">
      <w:pPr>
        <w:jc w:val="both"/>
        <w:rPr>
          <w:rFonts w:ascii="Abadi" w:hAnsi="Abadi" w:cs="Mangal Pro"/>
          <w:b/>
          <w:bCs/>
        </w:rPr>
      </w:pPr>
      <w:r w:rsidRPr="003D0750">
        <w:rPr>
          <w:rFonts w:ascii="Abadi" w:hAnsi="Abadi" w:cs="Mangal Pro"/>
          <w:b/>
          <w:bCs/>
        </w:rPr>
        <w:lastRenderedPageBreak/>
        <w:t>Task 7:</w:t>
      </w:r>
      <w:r w:rsidR="003D0750">
        <w:rPr>
          <w:rFonts w:ascii="Abadi" w:hAnsi="Abadi" w:cs="Mangal Pro"/>
          <w:b/>
          <w:bCs/>
        </w:rPr>
        <w:t xml:space="preserve"> Develop and Test Outcome</w:t>
      </w:r>
    </w:p>
    <w:p w14:paraId="3983AD8F" w14:textId="7D41D390" w:rsidR="00B27D58" w:rsidRDefault="00AC7D99" w:rsidP="00921AA2">
      <w:pPr>
        <w:jc w:val="both"/>
        <w:rPr>
          <w:rFonts w:ascii="Abadi" w:hAnsi="Abadi" w:cs="Mangal Pro"/>
        </w:rPr>
      </w:pPr>
      <w:r w:rsidRPr="00B61874">
        <w:rPr>
          <w:rFonts w:ascii="Abadi" w:hAnsi="Abadi" w:cs="Mangal Pro"/>
        </w:rPr>
        <w:t xml:space="preserve">After </w:t>
      </w:r>
      <w:r w:rsidR="000E6430">
        <w:rPr>
          <w:rFonts w:ascii="Abadi" w:hAnsi="Abadi" w:cs="Mangal Pro"/>
        </w:rPr>
        <w:t>repeated tests</w:t>
      </w:r>
      <w:r w:rsidR="000918DE" w:rsidRPr="00B61874">
        <w:rPr>
          <w:rFonts w:ascii="Abadi" w:hAnsi="Abadi" w:cs="Mangal Pro"/>
        </w:rPr>
        <w:t xml:space="preserve">, it showed the main purpose of my website was achieved as </w:t>
      </w:r>
      <w:r w:rsidR="005015FC" w:rsidRPr="00B61874">
        <w:rPr>
          <w:rFonts w:ascii="Abadi" w:hAnsi="Abadi" w:cs="Mangal Pro"/>
        </w:rPr>
        <w:t xml:space="preserve">the </w:t>
      </w:r>
      <w:r w:rsidR="000918DE" w:rsidRPr="00B61874">
        <w:rPr>
          <w:rFonts w:ascii="Abadi" w:hAnsi="Abadi" w:cs="Mangal Pro"/>
        </w:rPr>
        <w:t xml:space="preserve">user </w:t>
      </w:r>
      <w:r w:rsidR="00E721DB" w:rsidRPr="00B61874">
        <w:rPr>
          <w:rFonts w:ascii="Abadi" w:hAnsi="Abadi" w:cs="Mangal Pro"/>
        </w:rPr>
        <w:t>can</w:t>
      </w:r>
      <w:r w:rsidR="00521806" w:rsidRPr="00B61874">
        <w:rPr>
          <w:rFonts w:ascii="Abadi" w:hAnsi="Abadi" w:cs="Mangal Pro"/>
        </w:rPr>
        <w:t xml:space="preserve"> calculate their daily screen</w:t>
      </w:r>
      <w:r w:rsidR="008E15E4">
        <w:rPr>
          <w:rFonts w:ascii="Abadi" w:hAnsi="Abadi" w:cs="Mangal Pro"/>
        </w:rPr>
        <w:t xml:space="preserve"> </w:t>
      </w:r>
      <w:r w:rsidR="00521806" w:rsidRPr="00B61874">
        <w:rPr>
          <w:rFonts w:ascii="Abadi" w:hAnsi="Abadi" w:cs="Mangal Pro"/>
        </w:rPr>
        <w:t xml:space="preserve">time and look </w:t>
      </w:r>
      <w:r w:rsidR="005015FC" w:rsidRPr="00B61874">
        <w:rPr>
          <w:rFonts w:ascii="Abadi" w:hAnsi="Abadi" w:cs="Mangal Pro"/>
        </w:rPr>
        <w:t>for alternative activities they can do instead. Th</w:t>
      </w:r>
      <w:r w:rsidR="007A16D5">
        <w:rPr>
          <w:rFonts w:ascii="Abadi" w:hAnsi="Abadi" w:cs="Mangal Pro"/>
        </w:rPr>
        <w:t xml:space="preserve">e user can also successfully use the feedback section to submit their suggestions and idea for the website. </w:t>
      </w:r>
    </w:p>
    <w:tbl>
      <w:tblPr>
        <w:tblStyle w:val="TableGrid"/>
        <w:tblW w:w="0" w:type="auto"/>
        <w:tblLook w:val="04A0" w:firstRow="1" w:lastRow="0" w:firstColumn="1" w:lastColumn="0" w:noHBand="0" w:noVBand="1"/>
      </w:tblPr>
      <w:tblGrid>
        <w:gridCol w:w="2122"/>
        <w:gridCol w:w="3106"/>
        <w:gridCol w:w="2614"/>
        <w:gridCol w:w="2614"/>
      </w:tblGrid>
      <w:tr w:rsidR="008A72DD" w14:paraId="16B5E2E0" w14:textId="77777777" w:rsidTr="00264D38">
        <w:tc>
          <w:tcPr>
            <w:tcW w:w="2122" w:type="dxa"/>
          </w:tcPr>
          <w:p w14:paraId="703681FA" w14:textId="68993C9E" w:rsidR="008A72DD" w:rsidRPr="00615442" w:rsidRDefault="00666542" w:rsidP="00A91D6D">
            <w:pPr>
              <w:jc w:val="center"/>
              <w:rPr>
                <w:rFonts w:ascii="Abadi" w:hAnsi="Abadi" w:cs="Mangal Pro"/>
                <w:b/>
                <w:bCs/>
              </w:rPr>
            </w:pPr>
            <w:r w:rsidRPr="00615442">
              <w:rPr>
                <w:rFonts w:ascii="Abadi" w:hAnsi="Abadi" w:cs="Mangal Pro"/>
                <w:b/>
                <w:bCs/>
              </w:rPr>
              <w:t>Test Case</w:t>
            </w:r>
          </w:p>
        </w:tc>
        <w:tc>
          <w:tcPr>
            <w:tcW w:w="3106" w:type="dxa"/>
          </w:tcPr>
          <w:p w14:paraId="76253646" w14:textId="76140856" w:rsidR="008A72DD" w:rsidRPr="00615442" w:rsidRDefault="009C01A5" w:rsidP="00A91D6D">
            <w:pPr>
              <w:jc w:val="center"/>
              <w:rPr>
                <w:rFonts w:ascii="Abadi" w:hAnsi="Abadi" w:cs="Mangal Pro"/>
                <w:b/>
                <w:bCs/>
              </w:rPr>
            </w:pPr>
            <w:r w:rsidRPr="00615442">
              <w:rPr>
                <w:rFonts w:ascii="Abadi" w:hAnsi="Abadi" w:cs="Mangal Pro"/>
                <w:b/>
                <w:bCs/>
              </w:rPr>
              <w:t>What do you expect to happen?</w:t>
            </w:r>
          </w:p>
        </w:tc>
        <w:tc>
          <w:tcPr>
            <w:tcW w:w="2614" w:type="dxa"/>
          </w:tcPr>
          <w:p w14:paraId="0CA00F59" w14:textId="61836547" w:rsidR="008A72DD" w:rsidRPr="00615442" w:rsidRDefault="009C01A5" w:rsidP="00A91D6D">
            <w:pPr>
              <w:jc w:val="center"/>
              <w:rPr>
                <w:rFonts w:ascii="Abadi" w:hAnsi="Abadi" w:cs="Mangal Pro"/>
                <w:b/>
                <w:bCs/>
              </w:rPr>
            </w:pPr>
            <w:r w:rsidRPr="00615442">
              <w:rPr>
                <w:rFonts w:ascii="Abadi" w:hAnsi="Abadi" w:cs="Mangal Pro"/>
                <w:b/>
                <w:bCs/>
              </w:rPr>
              <w:t xml:space="preserve">What </w:t>
            </w:r>
            <w:r w:rsidR="00615442" w:rsidRPr="00615442">
              <w:rPr>
                <w:rFonts w:ascii="Abadi" w:hAnsi="Abadi" w:cs="Mangal Pro"/>
                <w:b/>
                <w:bCs/>
              </w:rPr>
              <w:t>happens</w:t>
            </w:r>
            <w:r w:rsidRPr="00615442">
              <w:rPr>
                <w:rFonts w:ascii="Abadi" w:hAnsi="Abadi" w:cs="Mangal Pro"/>
                <w:b/>
                <w:bCs/>
              </w:rPr>
              <w:t>?</w:t>
            </w:r>
          </w:p>
        </w:tc>
        <w:tc>
          <w:tcPr>
            <w:tcW w:w="2614" w:type="dxa"/>
          </w:tcPr>
          <w:p w14:paraId="73797CCE" w14:textId="08952A08" w:rsidR="008A72DD" w:rsidRPr="00615442" w:rsidRDefault="00615442" w:rsidP="00A91D6D">
            <w:pPr>
              <w:jc w:val="center"/>
              <w:rPr>
                <w:rFonts w:ascii="Abadi" w:hAnsi="Abadi" w:cs="Mangal Pro"/>
                <w:b/>
                <w:bCs/>
              </w:rPr>
            </w:pPr>
            <w:r w:rsidRPr="00615442">
              <w:rPr>
                <w:rFonts w:ascii="Abadi" w:hAnsi="Abadi" w:cs="Mangal Pro"/>
                <w:b/>
                <w:bCs/>
              </w:rPr>
              <w:t>What do you need to change?</w:t>
            </w:r>
          </w:p>
        </w:tc>
      </w:tr>
      <w:tr w:rsidR="008A72DD" w14:paraId="00E51734" w14:textId="77777777" w:rsidTr="00264D38">
        <w:tc>
          <w:tcPr>
            <w:tcW w:w="2122" w:type="dxa"/>
          </w:tcPr>
          <w:p w14:paraId="29EF49F5" w14:textId="77777777" w:rsidR="000E6430" w:rsidRDefault="000E6430" w:rsidP="001C0B56">
            <w:pPr>
              <w:rPr>
                <w:rFonts w:ascii="Abadi" w:hAnsi="Abadi" w:cs="Mangal Pro"/>
              </w:rPr>
            </w:pPr>
          </w:p>
          <w:p w14:paraId="6203ABC8" w14:textId="77777777" w:rsidR="000E6430" w:rsidRDefault="000E6430" w:rsidP="001C0B56">
            <w:pPr>
              <w:rPr>
                <w:rFonts w:ascii="Abadi" w:hAnsi="Abadi" w:cs="Mangal Pro"/>
              </w:rPr>
            </w:pPr>
          </w:p>
          <w:p w14:paraId="5ACD5E8D" w14:textId="5BF50668" w:rsidR="008A72DD" w:rsidRDefault="0042605B" w:rsidP="001C0B56">
            <w:pPr>
              <w:rPr>
                <w:rFonts w:ascii="Abadi" w:hAnsi="Abadi" w:cs="Mangal Pro"/>
              </w:rPr>
            </w:pPr>
            <w:r>
              <w:rPr>
                <w:rFonts w:ascii="Abadi" w:hAnsi="Abadi" w:cs="Mangal Pro"/>
              </w:rPr>
              <w:t xml:space="preserve">User </w:t>
            </w:r>
            <w:r w:rsidR="00D10CFC">
              <w:rPr>
                <w:rFonts w:ascii="Abadi" w:hAnsi="Abadi" w:cs="Mangal Pro"/>
              </w:rPr>
              <w:t>accesses the website</w:t>
            </w:r>
            <w:r w:rsidR="005E0FCA">
              <w:rPr>
                <w:rFonts w:ascii="Abadi" w:hAnsi="Abadi" w:cs="Mangal Pro"/>
              </w:rPr>
              <w:t xml:space="preserve"> </w:t>
            </w:r>
          </w:p>
        </w:tc>
        <w:tc>
          <w:tcPr>
            <w:tcW w:w="3106" w:type="dxa"/>
          </w:tcPr>
          <w:p w14:paraId="14A6DF0D" w14:textId="77777777" w:rsidR="000E6430" w:rsidRDefault="000E6430" w:rsidP="000E6430">
            <w:pPr>
              <w:rPr>
                <w:rFonts w:ascii="Abadi" w:hAnsi="Abadi" w:cs="Mangal Pro"/>
              </w:rPr>
            </w:pPr>
          </w:p>
          <w:p w14:paraId="69D1F73F" w14:textId="77777777" w:rsidR="000E6430" w:rsidRDefault="000E6430" w:rsidP="000E6430">
            <w:pPr>
              <w:rPr>
                <w:rFonts w:ascii="Abadi" w:hAnsi="Abadi" w:cs="Mangal Pro"/>
              </w:rPr>
            </w:pPr>
          </w:p>
          <w:p w14:paraId="13B12363" w14:textId="60C7BE07" w:rsidR="008A72DD" w:rsidRDefault="00DF4BAE" w:rsidP="000E6430">
            <w:pPr>
              <w:rPr>
                <w:rFonts w:ascii="Abadi" w:hAnsi="Abadi" w:cs="Mangal Pro"/>
              </w:rPr>
            </w:pPr>
            <w:r w:rsidRPr="00B61874">
              <w:rPr>
                <w:rFonts w:ascii="Abadi" w:hAnsi="Abadi" w:cs="Mangal Pro"/>
              </w:rPr>
              <w:t xml:space="preserve">Website </w:t>
            </w:r>
            <w:r w:rsidR="00E75409" w:rsidRPr="00B61874">
              <w:rPr>
                <w:rFonts w:ascii="Abadi" w:hAnsi="Abadi" w:cs="Mangal Pro"/>
              </w:rPr>
              <w:t xml:space="preserve">loads and </w:t>
            </w:r>
            <w:r w:rsidRPr="00B61874">
              <w:rPr>
                <w:rFonts w:ascii="Abadi" w:hAnsi="Abadi" w:cs="Mangal Pro"/>
              </w:rPr>
              <w:t>displays in user’s screen.</w:t>
            </w:r>
          </w:p>
        </w:tc>
        <w:tc>
          <w:tcPr>
            <w:tcW w:w="2614" w:type="dxa"/>
          </w:tcPr>
          <w:p w14:paraId="242B79F8" w14:textId="77777777" w:rsidR="000E6430" w:rsidRDefault="000E6430" w:rsidP="000E6430">
            <w:pPr>
              <w:rPr>
                <w:rFonts w:ascii="Abadi" w:hAnsi="Abadi" w:cs="Mangal Pro"/>
              </w:rPr>
            </w:pPr>
          </w:p>
          <w:p w14:paraId="0DA7507B" w14:textId="37070A86" w:rsidR="008A72DD" w:rsidRDefault="00C17F4D" w:rsidP="000E6430">
            <w:pPr>
              <w:rPr>
                <w:rFonts w:ascii="Abadi" w:hAnsi="Abadi" w:cs="Mangal Pro"/>
              </w:rPr>
            </w:pPr>
            <w:r w:rsidRPr="00B61874">
              <w:rPr>
                <w:rFonts w:ascii="Abadi" w:hAnsi="Abadi" w:cs="Mangal Pro"/>
              </w:rPr>
              <w:t>Website loads clearly and displays as expected.</w:t>
            </w:r>
          </w:p>
        </w:tc>
        <w:tc>
          <w:tcPr>
            <w:tcW w:w="2614" w:type="dxa"/>
          </w:tcPr>
          <w:p w14:paraId="66C7250B" w14:textId="590D5A81" w:rsidR="008A72DD" w:rsidRDefault="000E6430" w:rsidP="000E6430">
            <w:pPr>
              <w:rPr>
                <w:rFonts w:ascii="Abadi" w:hAnsi="Abadi" w:cs="Mangal Pro"/>
              </w:rPr>
            </w:pPr>
            <w:r>
              <w:rPr>
                <w:rFonts w:ascii="Abadi" w:hAnsi="Abadi" w:cs="Mangal Pro"/>
              </w:rPr>
              <w:t>No changes were needed as repeated tests showed the website loads and is accessible once opened by the user.</w:t>
            </w:r>
          </w:p>
        </w:tc>
      </w:tr>
      <w:tr w:rsidR="008A72DD" w14:paraId="6ACAE024" w14:textId="77777777" w:rsidTr="00264D38">
        <w:tc>
          <w:tcPr>
            <w:tcW w:w="2122" w:type="dxa"/>
          </w:tcPr>
          <w:p w14:paraId="292BB536" w14:textId="77777777" w:rsidR="000E6430" w:rsidRDefault="000E6430" w:rsidP="001C0B56">
            <w:pPr>
              <w:rPr>
                <w:rFonts w:ascii="Abadi" w:hAnsi="Abadi" w:cs="Mangal Pro"/>
              </w:rPr>
            </w:pPr>
          </w:p>
          <w:p w14:paraId="2F0D9437" w14:textId="77777777" w:rsidR="000E6430" w:rsidRDefault="000E6430" w:rsidP="001C0B56">
            <w:pPr>
              <w:rPr>
                <w:rFonts w:ascii="Abadi" w:hAnsi="Abadi" w:cs="Mangal Pro"/>
              </w:rPr>
            </w:pPr>
          </w:p>
          <w:p w14:paraId="6FB7D132" w14:textId="0CD3A92B" w:rsidR="008A72DD" w:rsidRDefault="00F21BD3" w:rsidP="001C0B56">
            <w:pPr>
              <w:rPr>
                <w:rFonts w:ascii="Abadi" w:hAnsi="Abadi" w:cs="Mangal Pro"/>
              </w:rPr>
            </w:pPr>
            <w:r>
              <w:rPr>
                <w:rFonts w:ascii="Abadi" w:hAnsi="Abadi" w:cs="Mangal Pro"/>
              </w:rPr>
              <w:t>User uses the navigation bar</w:t>
            </w:r>
          </w:p>
        </w:tc>
        <w:tc>
          <w:tcPr>
            <w:tcW w:w="3106" w:type="dxa"/>
          </w:tcPr>
          <w:p w14:paraId="733346BD" w14:textId="77777777" w:rsidR="000E6430" w:rsidRDefault="000E6430" w:rsidP="000E6430">
            <w:pPr>
              <w:rPr>
                <w:rFonts w:ascii="Abadi" w:hAnsi="Abadi" w:cs="Mangal Pro"/>
              </w:rPr>
            </w:pPr>
          </w:p>
          <w:p w14:paraId="2363AF00" w14:textId="77777777" w:rsidR="000E6430" w:rsidRDefault="000E6430" w:rsidP="000E6430">
            <w:pPr>
              <w:rPr>
                <w:rFonts w:ascii="Abadi" w:hAnsi="Abadi" w:cs="Mangal Pro"/>
              </w:rPr>
            </w:pPr>
          </w:p>
          <w:p w14:paraId="79E16AEA" w14:textId="112DC177" w:rsidR="008A72DD" w:rsidRDefault="00F60279" w:rsidP="000E6430">
            <w:pPr>
              <w:rPr>
                <w:rFonts w:ascii="Abadi" w:hAnsi="Abadi" w:cs="Mangal Pro"/>
              </w:rPr>
            </w:pPr>
            <w:r w:rsidRPr="00B61874">
              <w:rPr>
                <w:rFonts w:ascii="Abadi" w:hAnsi="Abadi" w:cs="Mangal Pro"/>
              </w:rPr>
              <w:t>Each button takes the user to the correct page.</w:t>
            </w:r>
          </w:p>
        </w:tc>
        <w:tc>
          <w:tcPr>
            <w:tcW w:w="2614" w:type="dxa"/>
          </w:tcPr>
          <w:p w14:paraId="458E936E" w14:textId="77777777" w:rsidR="000E6430" w:rsidRDefault="000E6430" w:rsidP="000E6430">
            <w:pPr>
              <w:rPr>
                <w:rFonts w:ascii="Abadi" w:hAnsi="Abadi" w:cs="Mangal Pro"/>
              </w:rPr>
            </w:pPr>
          </w:p>
          <w:p w14:paraId="57CF9336" w14:textId="09BAB948" w:rsidR="008A72DD" w:rsidRDefault="0047695A" w:rsidP="000E6430">
            <w:pPr>
              <w:rPr>
                <w:rFonts w:ascii="Abadi" w:hAnsi="Abadi" w:cs="Mangal Pro"/>
              </w:rPr>
            </w:pPr>
            <w:r w:rsidRPr="00B61874">
              <w:rPr>
                <w:rFonts w:ascii="Abadi" w:hAnsi="Abadi" w:cs="Mangal Pro"/>
              </w:rPr>
              <w:t>Navigation bar works correctly and takes user to selected page.</w:t>
            </w:r>
          </w:p>
        </w:tc>
        <w:tc>
          <w:tcPr>
            <w:tcW w:w="2614" w:type="dxa"/>
          </w:tcPr>
          <w:p w14:paraId="514F505D" w14:textId="20D90BC6" w:rsidR="008A72DD" w:rsidRDefault="000E6430" w:rsidP="000E6430">
            <w:pPr>
              <w:rPr>
                <w:rFonts w:ascii="Abadi" w:hAnsi="Abadi" w:cs="Mangal Pro"/>
              </w:rPr>
            </w:pPr>
            <w:r>
              <w:rPr>
                <w:rFonts w:ascii="Abadi" w:hAnsi="Abadi" w:cs="Mangal Pro"/>
              </w:rPr>
              <w:t>No changes were needed as repeated tests showed navigation bar correctly directs user to selected page.</w:t>
            </w:r>
          </w:p>
        </w:tc>
      </w:tr>
      <w:tr w:rsidR="008A72DD" w14:paraId="5BC5FB31" w14:textId="77777777" w:rsidTr="00264D38">
        <w:tc>
          <w:tcPr>
            <w:tcW w:w="2122" w:type="dxa"/>
          </w:tcPr>
          <w:p w14:paraId="1775E210" w14:textId="77777777" w:rsidR="000E6430" w:rsidRDefault="000E6430" w:rsidP="001C0B56">
            <w:pPr>
              <w:rPr>
                <w:rFonts w:ascii="Abadi" w:hAnsi="Abadi" w:cs="Mangal Pro"/>
              </w:rPr>
            </w:pPr>
          </w:p>
          <w:p w14:paraId="0405B58D" w14:textId="345762CB" w:rsidR="008A72DD" w:rsidRDefault="006D0F53" w:rsidP="001C0B56">
            <w:pPr>
              <w:rPr>
                <w:rFonts w:ascii="Abadi" w:hAnsi="Abadi" w:cs="Mangal Pro"/>
              </w:rPr>
            </w:pPr>
            <w:r>
              <w:rPr>
                <w:rFonts w:ascii="Abadi" w:hAnsi="Abadi" w:cs="Mangal Pro"/>
              </w:rPr>
              <w:t>User reads the texts in website</w:t>
            </w:r>
          </w:p>
        </w:tc>
        <w:tc>
          <w:tcPr>
            <w:tcW w:w="3106" w:type="dxa"/>
          </w:tcPr>
          <w:p w14:paraId="08475A14" w14:textId="77777777" w:rsidR="000E6430" w:rsidRDefault="000E6430" w:rsidP="000E6430">
            <w:pPr>
              <w:rPr>
                <w:rFonts w:ascii="Abadi" w:hAnsi="Abadi" w:cs="Mangal Pro"/>
              </w:rPr>
            </w:pPr>
          </w:p>
          <w:p w14:paraId="6A12880F" w14:textId="75DBB1F7" w:rsidR="008A72DD" w:rsidRDefault="008A2AB0" w:rsidP="000E6430">
            <w:pPr>
              <w:rPr>
                <w:rFonts w:ascii="Abadi" w:hAnsi="Abadi" w:cs="Mangal Pro"/>
              </w:rPr>
            </w:pPr>
            <w:r w:rsidRPr="00B61874">
              <w:rPr>
                <w:rFonts w:ascii="Abadi" w:hAnsi="Abadi" w:cs="Mangal Pro"/>
              </w:rPr>
              <w:t>Texts are clear and easy to understand.</w:t>
            </w:r>
          </w:p>
        </w:tc>
        <w:tc>
          <w:tcPr>
            <w:tcW w:w="2614" w:type="dxa"/>
          </w:tcPr>
          <w:p w14:paraId="63FA9D3C" w14:textId="52F960C4" w:rsidR="008A72DD" w:rsidRDefault="00634044" w:rsidP="000E6430">
            <w:pPr>
              <w:rPr>
                <w:rFonts w:ascii="Abadi" w:hAnsi="Abadi" w:cs="Mangal Pro"/>
              </w:rPr>
            </w:pPr>
            <w:r w:rsidRPr="00B61874">
              <w:rPr>
                <w:rFonts w:ascii="Abadi" w:hAnsi="Abadi" w:cs="Mangal Pro"/>
              </w:rPr>
              <w:t xml:space="preserve">Most texts are </w:t>
            </w:r>
            <w:r w:rsidR="00E30C08" w:rsidRPr="00B61874">
              <w:rPr>
                <w:rFonts w:ascii="Abadi" w:hAnsi="Abadi" w:cs="Mangal Pro"/>
              </w:rPr>
              <w:t>readable,</w:t>
            </w:r>
            <w:r w:rsidRPr="00B61874">
              <w:rPr>
                <w:rFonts w:ascii="Abadi" w:hAnsi="Abadi" w:cs="Mangal Pro"/>
              </w:rPr>
              <w:t xml:space="preserve"> but some are not.</w:t>
            </w:r>
          </w:p>
        </w:tc>
        <w:tc>
          <w:tcPr>
            <w:tcW w:w="2614" w:type="dxa"/>
          </w:tcPr>
          <w:p w14:paraId="206EF551" w14:textId="1356606B" w:rsidR="008A72DD" w:rsidRDefault="00E30C08" w:rsidP="000E6430">
            <w:pPr>
              <w:rPr>
                <w:rFonts w:ascii="Abadi" w:hAnsi="Abadi" w:cs="Mangal Pro"/>
              </w:rPr>
            </w:pPr>
            <w:r w:rsidRPr="00B61874">
              <w:rPr>
                <w:rFonts w:ascii="Abadi" w:hAnsi="Abadi" w:cs="Mangal Pro"/>
              </w:rPr>
              <w:t>Adjust character and line spacing and try different fonts that suit better.</w:t>
            </w:r>
          </w:p>
        </w:tc>
      </w:tr>
      <w:tr w:rsidR="008A72DD" w14:paraId="383C72AA" w14:textId="77777777" w:rsidTr="00264D38">
        <w:tc>
          <w:tcPr>
            <w:tcW w:w="2122" w:type="dxa"/>
          </w:tcPr>
          <w:p w14:paraId="4A9A82FE" w14:textId="77777777" w:rsidR="000E6430" w:rsidRDefault="000E6430" w:rsidP="001C0B56">
            <w:pPr>
              <w:rPr>
                <w:rFonts w:ascii="Abadi" w:hAnsi="Abadi" w:cs="Mangal Pro"/>
              </w:rPr>
            </w:pPr>
          </w:p>
          <w:p w14:paraId="55426DAD" w14:textId="08D0BACA" w:rsidR="008A72DD" w:rsidRDefault="00324719" w:rsidP="001C0B56">
            <w:pPr>
              <w:rPr>
                <w:rFonts w:ascii="Abadi" w:hAnsi="Abadi" w:cs="Mangal Pro"/>
              </w:rPr>
            </w:pPr>
            <w:r>
              <w:rPr>
                <w:rFonts w:ascii="Abadi" w:hAnsi="Abadi" w:cs="Mangal Pro"/>
              </w:rPr>
              <w:t xml:space="preserve">User enters </w:t>
            </w:r>
            <w:r w:rsidRPr="00B61874">
              <w:rPr>
                <w:rFonts w:ascii="Abadi" w:hAnsi="Abadi" w:cs="Mangal Pro"/>
              </w:rPr>
              <w:t>screen</w:t>
            </w:r>
            <w:r w:rsidR="00DC7409">
              <w:rPr>
                <w:rFonts w:ascii="Abadi" w:hAnsi="Abadi" w:cs="Mangal Pro"/>
              </w:rPr>
              <w:t xml:space="preserve"> </w:t>
            </w:r>
            <w:r w:rsidRPr="00B61874">
              <w:rPr>
                <w:rFonts w:ascii="Abadi" w:hAnsi="Abadi" w:cs="Mangal Pro"/>
              </w:rPr>
              <w:t>time</w:t>
            </w:r>
            <w:r>
              <w:rPr>
                <w:rFonts w:ascii="Abadi" w:hAnsi="Abadi" w:cs="Mangal Pro"/>
              </w:rPr>
              <w:t xml:space="preserve"> hours</w:t>
            </w:r>
            <w:r w:rsidR="009E4CF5" w:rsidRPr="00B61874">
              <w:rPr>
                <w:rFonts w:ascii="Abadi" w:hAnsi="Abadi" w:cs="Mangal Pro"/>
              </w:rPr>
              <w:t xml:space="preserve"> in calculator</w:t>
            </w:r>
          </w:p>
        </w:tc>
        <w:tc>
          <w:tcPr>
            <w:tcW w:w="3106" w:type="dxa"/>
          </w:tcPr>
          <w:p w14:paraId="7E8C4740" w14:textId="77777777" w:rsidR="000E6430" w:rsidRDefault="000E6430" w:rsidP="000E6430">
            <w:pPr>
              <w:rPr>
                <w:rFonts w:ascii="Abadi" w:hAnsi="Abadi" w:cs="Mangal Pro"/>
              </w:rPr>
            </w:pPr>
          </w:p>
          <w:p w14:paraId="70766EBF" w14:textId="77FEA1A6" w:rsidR="008A72DD" w:rsidRDefault="00FE481B" w:rsidP="000E6430">
            <w:pPr>
              <w:rPr>
                <w:rFonts w:ascii="Abadi" w:hAnsi="Abadi" w:cs="Mangal Pro"/>
              </w:rPr>
            </w:pPr>
            <w:r w:rsidRPr="00B61874">
              <w:rPr>
                <w:rFonts w:ascii="Abadi" w:hAnsi="Abadi" w:cs="Mangal Pro"/>
              </w:rPr>
              <w:t xml:space="preserve">Calculator calculates </w:t>
            </w:r>
            <w:r w:rsidR="00543113" w:rsidRPr="00B61874">
              <w:rPr>
                <w:rFonts w:ascii="Abadi" w:hAnsi="Abadi" w:cs="Mangal Pro"/>
              </w:rPr>
              <w:t xml:space="preserve">and displays </w:t>
            </w:r>
            <w:r w:rsidRPr="00B61874">
              <w:rPr>
                <w:rFonts w:ascii="Abadi" w:hAnsi="Abadi" w:cs="Mangal Pro"/>
              </w:rPr>
              <w:t>the</w:t>
            </w:r>
            <w:r w:rsidR="005C58D6" w:rsidRPr="00B61874">
              <w:rPr>
                <w:rFonts w:ascii="Abadi" w:hAnsi="Abadi" w:cs="Mangal Pro"/>
              </w:rPr>
              <w:t xml:space="preserve"> total screen</w:t>
            </w:r>
            <w:r w:rsidR="008E15E4">
              <w:rPr>
                <w:rFonts w:ascii="Abadi" w:hAnsi="Abadi" w:cs="Mangal Pro"/>
              </w:rPr>
              <w:t xml:space="preserve"> </w:t>
            </w:r>
            <w:r w:rsidR="005C58D6" w:rsidRPr="00B61874">
              <w:rPr>
                <w:rFonts w:ascii="Abadi" w:hAnsi="Abadi" w:cs="Mangal Pro"/>
              </w:rPr>
              <w:t>time accurately.</w:t>
            </w:r>
          </w:p>
        </w:tc>
        <w:tc>
          <w:tcPr>
            <w:tcW w:w="2614" w:type="dxa"/>
          </w:tcPr>
          <w:p w14:paraId="0C663941" w14:textId="77777777" w:rsidR="000E6430" w:rsidRDefault="000E6430" w:rsidP="000E6430">
            <w:pPr>
              <w:rPr>
                <w:rFonts w:ascii="Abadi" w:hAnsi="Abadi" w:cs="Mangal Pro"/>
              </w:rPr>
            </w:pPr>
          </w:p>
          <w:p w14:paraId="0A837A9E" w14:textId="3C405E16" w:rsidR="008A72DD" w:rsidRDefault="00543113" w:rsidP="000E6430">
            <w:pPr>
              <w:rPr>
                <w:rFonts w:ascii="Abadi" w:hAnsi="Abadi" w:cs="Mangal Pro"/>
              </w:rPr>
            </w:pPr>
            <w:r w:rsidRPr="00B61874">
              <w:rPr>
                <w:rFonts w:ascii="Abadi" w:hAnsi="Abadi" w:cs="Mangal Pro"/>
              </w:rPr>
              <w:t>The total daily screen</w:t>
            </w:r>
            <w:r w:rsidR="008E15E4">
              <w:rPr>
                <w:rFonts w:ascii="Abadi" w:hAnsi="Abadi" w:cs="Mangal Pro"/>
              </w:rPr>
              <w:t xml:space="preserve"> </w:t>
            </w:r>
            <w:r w:rsidRPr="00B61874">
              <w:rPr>
                <w:rFonts w:ascii="Abadi" w:hAnsi="Abadi" w:cs="Mangal Pro"/>
              </w:rPr>
              <w:t>time is calculated and displayed correctly.</w:t>
            </w:r>
          </w:p>
        </w:tc>
        <w:tc>
          <w:tcPr>
            <w:tcW w:w="2614" w:type="dxa"/>
          </w:tcPr>
          <w:p w14:paraId="7103C228" w14:textId="5E3463D8" w:rsidR="008A72DD" w:rsidRDefault="000E6430" w:rsidP="000E6430">
            <w:pPr>
              <w:rPr>
                <w:rFonts w:ascii="Abadi" w:hAnsi="Abadi" w:cs="Mangal Pro"/>
              </w:rPr>
            </w:pPr>
            <w:r w:rsidRPr="000E6430">
              <w:rPr>
                <w:rFonts w:ascii="Abadi" w:hAnsi="Abadi" w:cs="Mangal Pro"/>
              </w:rPr>
              <w:t xml:space="preserve">No changes were </w:t>
            </w:r>
            <w:r>
              <w:rPr>
                <w:rFonts w:ascii="Abadi" w:hAnsi="Abadi" w:cs="Mangal Pro"/>
              </w:rPr>
              <w:t>needed</w:t>
            </w:r>
            <w:r w:rsidRPr="000E6430">
              <w:rPr>
                <w:rFonts w:ascii="Abadi" w:hAnsi="Abadi" w:cs="Mangal Pro"/>
              </w:rPr>
              <w:t xml:space="preserve"> </w:t>
            </w:r>
            <w:r>
              <w:rPr>
                <w:rFonts w:ascii="Abadi" w:hAnsi="Abadi" w:cs="Mangal Pro"/>
              </w:rPr>
              <w:t>as</w:t>
            </w:r>
            <w:r w:rsidRPr="000E6430">
              <w:rPr>
                <w:rFonts w:ascii="Abadi" w:hAnsi="Abadi" w:cs="Mangal Pro"/>
              </w:rPr>
              <w:t xml:space="preserve"> repeated tests </w:t>
            </w:r>
            <w:r>
              <w:rPr>
                <w:rFonts w:ascii="Abadi" w:hAnsi="Abadi" w:cs="Mangal Pro"/>
              </w:rPr>
              <w:t>showed</w:t>
            </w:r>
            <w:r w:rsidRPr="000E6430">
              <w:rPr>
                <w:rFonts w:ascii="Abadi" w:hAnsi="Abadi" w:cs="Mangal Pro"/>
              </w:rPr>
              <w:t xml:space="preserve"> the correct total for different amounts of screen time.</w:t>
            </w:r>
          </w:p>
        </w:tc>
      </w:tr>
      <w:tr w:rsidR="008A72DD" w14:paraId="4A22C6AA" w14:textId="77777777" w:rsidTr="00264D38">
        <w:trPr>
          <w:trHeight w:val="110"/>
        </w:trPr>
        <w:tc>
          <w:tcPr>
            <w:tcW w:w="2122" w:type="dxa"/>
          </w:tcPr>
          <w:p w14:paraId="00D6C33B" w14:textId="77777777" w:rsidR="000E6430" w:rsidRDefault="000E6430" w:rsidP="001C0B56">
            <w:pPr>
              <w:rPr>
                <w:rFonts w:ascii="Abadi" w:hAnsi="Abadi" w:cs="Mangal Pro"/>
              </w:rPr>
            </w:pPr>
          </w:p>
          <w:p w14:paraId="0207C099" w14:textId="48AF1C20" w:rsidR="008A72DD" w:rsidRDefault="00264D38" w:rsidP="001C0B56">
            <w:pPr>
              <w:rPr>
                <w:rFonts w:ascii="Abadi" w:hAnsi="Abadi" w:cs="Mangal Pro"/>
              </w:rPr>
            </w:pPr>
            <w:r>
              <w:rPr>
                <w:rFonts w:ascii="Abadi" w:hAnsi="Abadi" w:cs="Mangal Pro"/>
              </w:rPr>
              <w:t>User views alternative activities</w:t>
            </w:r>
          </w:p>
        </w:tc>
        <w:tc>
          <w:tcPr>
            <w:tcW w:w="3106" w:type="dxa"/>
          </w:tcPr>
          <w:p w14:paraId="7E746314" w14:textId="634EB3DF" w:rsidR="008A72DD" w:rsidRDefault="005C58D6" w:rsidP="000E6430">
            <w:pPr>
              <w:rPr>
                <w:rFonts w:ascii="Abadi" w:hAnsi="Abadi" w:cs="Mangal Pro"/>
              </w:rPr>
            </w:pPr>
            <w:r w:rsidRPr="00B61874">
              <w:rPr>
                <w:rFonts w:ascii="Abadi" w:hAnsi="Abadi" w:cs="Mangal Pro"/>
              </w:rPr>
              <w:t>Website displays a list of alternative activities suitable for the calculated time.</w:t>
            </w:r>
          </w:p>
        </w:tc>
        <w:tc>
          <w:tcPr>
            <w:tcW w:w="2614" w:type="dxa"/>
          </w:tcPr>
          <w:p w14:paraId="5209EAA1" w14:textId="5D90AD5F" w:rsidR="008A72DD" w:rsidRDefault="000A6899" w:rsidP="000E6430">
            <w:pPr>
              <w:rPr>
                <w:rFonts w:ascii="Abadi" w:hAnsi="Abadi" w:cs="Mangal Pro"/>
              </w:rPr>
            </w:pPr>
            <w:r w:rsidRPr="00B61874">
              <w:rPr>
                <w:rFonts w:ascii="Abadi" w:hAnsi="Abadi" w:cs="Mangal Pro"/>
              </w:rPr>
              <w:t>Website gives user a list of alternative activities</w:t>
            </w:r>
            <w:r w:rsidR="002500DD" w:rsidRPr="00B61874">
              <w:rPr>
                <w:rFonts w:ascii="Abadi" w:hAnsi="Abadi" w:cs="Mangal Pro"/>
              </w:rPr>
              <w:t xml:space="preserve"> based on total screen</w:t>
            </w:r>
            <w:r w:rsidR="00FE20FA">
              <w:rPr>
                <w:rFonts w:ascii="Abadi" w:hAnsi="Abadi" w:cs="Mangal Pro"/>
              </w:rPr>
              <w:t xml:space="preserve"> </w:t>
            </w:r>
            <w:r w:rsidR="002500DD" w:rsidRPr="00B61874">
              <w:rPr>
                <w:rFonts w:ascii="Abadi" w:hAnsi="Abadi" w:cs="Mangal Pro"/>
              </w:rPr>
              <w:t>time computed.</w:t>
            </w:r>
          </w:p>
        </w:tc>
        <w:tc>
          <w:tcPr>
            <w:tcW w:w="2614" w:type="dxa"/>
          </w:tcPr>
          <w:p w14:paraId="617B16B3" w14:textId="50896B2C" w:rsidR="008A72DD" w:rsidRDefault="002500DD" w:rsidP="000E6430">
            <w:pPr>
              <w:rPr>
                <w:rFonts w:ascii="Abadi" w:hAnsi="Abadi" w:cs="Mangal Pro"/>
              </w:rPr>
            </w:pPr>
            <w:r w:rsidRPr="00B61874">
              <w:rPr>
                <w:rFonts w:ascii="Abadi" w:hAnsi="Abadi" w:cs="Mangal Pro"/>
              </w:rPr>
              <w:t>Add more activity options to give users more choices.</w:t>
            </w:r>
          </w:p>
        </w:tc>
      </w:tr>
      <w:tr w:rsidR="00B241C3" w14:paraId="1CAD6530" w14:textId="77777777" w:rsidTr="00264D38">
        <w:trPr>
          <w:trHeight w:val="110"/>
        </w:trPr>
        <w:tc>
          <w:tcPr>
            <w:tcW w:w="2122" w:type="dxa"/>
          </w:tcPr>
          <w:p w14:paraId="2AB43EAE" w14:textId="77777777" w:rsidR="000E6430" w:rsidRDefault="000E6430" w:rsidP="001C0B56">
            <w:pPr>
              <w:rPr>
                <w:rFonts w:ascii="Abadi" w:hAnsi="Abadi" w:cs="Mangal Pro"/>
              </w:rPr>
            </w:pPr>
          </w:p>
          <w:p w14:paraId="09CE6CE2" w14:textId="1974A395" w:rsidR="00B241C3" w:rsidRDefault="00D00079" w:rsidP="001C0B56">
            <w:pPr>
              <w:rPr>
                <w:rFonts w:ascii="Abadi" w:hAnsi="Abadi" w:cs="Mangal Pro"/>
              </w:rPr>
            </w:pPr>
            <w:r w:rsidRPr="00B61874">
              <w:rPr>
                <w:rFonts w:ascii="Abadi" w:hAnsi="Abadi" w:cs="Mangal Pro"/>
              </w:rPr>
              <w:t xml:space="preserve">User </w:t>
            </w:r>
            <w:r w:rsidR="002B2900">
              <w:rPr>
                <w:rFonts w:ascii="Abadi" w:hAnsi="Abadi" w:cs="Mangal Pro"/>
              </w:rPr>
              <w:t>submits</w:t>
            </w:r>
            <w:r w:rsidRPr="00B61874">
              <w:rPr>
                <w:rFonts w:ascii="Abadi" w:hAnsi="Abadi" w:cs="Mangal Pro"/>
              </w:rPr>
              <w:t xml:space="preserve"> feedback</w:t>
            </w:r>
            <w:r w:rsidR="007A16D5">
              <w:rPr>
                <w:rFonts w:ascii="Abadi" w:hAnsi="Abadi" w:cs="Mangal Pro"/>
              </w:rPr>
              <w:t xml:space="preserve"> through feedback section</w:t>
            </w:r>
          </w:p>
        </w:tc>
        <w:tc>
          <w:tcPr>
            <w:tcW w:w="3106" w:type="dxa"/>
          </w:tcPr>
          <w:p w14:paraId="1A7D8D77" w14:textId="77777777" w:rsidR="000E6430" w:rsidRDefault="000E6430" w:rsidP="000E6430">
            <w:pPr>
              <w:rPr>
                <w:rFonts w:ascii="Abadi" w:hAnsi="Abadi" w:cs="Mangal Pro"/>
              </w:rPr>
            </w:pPr>
          </w:p>
          <w:p w14:paraId="4F33D598" w14:textId="5FD571D9" w:rsidR="00B241C3" w:rsidRDefault="006447A7" w:rsidP="000E6430">
            <w:pPr>
              <w:rPr>
                <w:rFonts w:ascii="Abadi" w:hAnsi="Abadi" w:cs="Mangal Pro"/>
              </w:rPr>
            </w:pPr>
            <w:r w:rsidRPr="00B61874">
              <w:rPr>
                <w:rFonts w:ascii="Abadi" w:hAnsi="Abadi" w:cs="Mangal Pro"/>
              </w:rPr>
              <w:t xml:space="preserve">User’s </w:t>
            </w:r>
            <w:r w:rsidR="002B2900">
              <w:rPr>
                <w:rFonts w:ascii="Abadi" w:hAnsi="Abadi" w:cs="Mangal Pro"/>
              </w:rPr>
              <w:t xml:space="preserve">submits feedback successfully using the feedback section. </w:t>
            </w:r>
          </w:p>
        </w:tc>
        <w:tc>
          <w:tcPr>
            <w:tcW w:w="2614" w:type="dxa"/>
          </w:tcPr>
          <w:p w14:paraId="322C9F9C" w14:textId="77777777" w:rsidR="000E6430" w:rsidRDefault="000E6430" w:rsidP="000E6430">
            <w:pPr>
              <w:rPr>
                <w:rFonts w:ascii="Abadi" w:hAnsi="Abadi" w:cs="Mangal Pro"/>
              </w:rPr>
            </w:pPr>
          </w:p>
          <w:p w14:paraId="12960A9A" w14:textId="5DA8DCD4" w:rsidR="00B241C3" w:rsidRDefault="006447A7" w:rsidP="000E6430">
            <w:pPr>
              <w:rPr>
                <w:rFonts w:ascii="Abadi" w:hAnsi="Abadi" w:cs="Mangal Pro"/>
              </w:rPr>
            </w:pPr>
            <w:r w:rsidRPr="00B61874">
              <w:rPr>
                <w:rFonts w:ascii="Abadi" w:hAnsi="Abadi" w:cs="Mangal Pro"/>
              </w:rPr>
              <w:t xml:space="preserve">User </w:t>
            </w:r>
            <w:r w:rsidR="002B2900">
              <w:rPr>
                <w:rFonts w:ascii="Abadi" w:hAnsi="Abadi" w:cs="Mangal Pro"/>
              </w:rPr>
              <w:t xml:space="preserve">submitted feedback promptly with no difficulty. </w:t>
            </w:r>
          </w:p>
        </w:tc>
        <w:tc>
          <w:tcPr>
            <w:tcW w:w="2614" w:type="dxa"/>
          </w:tcPr>
          <w:p w14:paraId="21217C61" w14:textId="449EC191" w:rsidR="00B241C3" w:rsidRDefault="000E6430" w:rsidP="000E6430">
            <w:pPr>
              <w:rPr>
                <w:rFonts w:ascii="Abadi" w:hAnsi="Abadi" w:cs="Mangal Pro"/>
              </w:rPr>
            </w:pPr>
            <w:r>
              <w:rPr>
                <w:rFonts w:ascii="Abadi" w:hAnsi="Abadi" w:cs="Mangal Pro"/>
              </w:rPr>
              <w:t>No changes were needed as repeated tests showed the feedback section’s functionality is good.</w:t>
            </w:r>
          </w:p>
        </w:tc>
      </w:tr>
      <w:tr w:rsidR="00B241C3" w14:paraId="344802B0" w14:textId="77777777" w:rsidTr="00264D38">
        <w:trPr>
          <w:trHeight w:val="110"/>
        </w:trPr>
        <w:tc>
          <w:tcPr>
            <w:tcW w:w="2122" w:type="dxa"/>
          </w:tcPr>
          <w:p w14:paraId="1B0B084A" w14:textId="77777777" w:rsidR="000E6430" w:rsidRDefault="000E6430" w:rsidP="001C0B56">
            <w:pPr>
              <w:rPr>
                <w:rFonts w:ascii="Abadi" w:hAnsi="Abadi" w:cs="Mangal Pro"/>
              </w:rPr>
            </w:pPr>
          </w:p>
          <w:p w14:paraId="065BFAE0" w14:textId="3F64D9F9" w:rsidR="00B241C3" w:rsidRDefault="004A5CCD" w:rsidP="001C0B56">
            <w:pPr>
              <w:rPr>
                <w:rFonts w:ascii="Abadi" w:hAnsi="Abadi" w:cs="Mangal Pro"/>
              </w:rPr>
            </w:pPr>
            <w:r>
              <w:rPr>
                <w:rFonts w:ascii="Abadi" w:hAnsi="Abadi" w:cs="Mangal Pro"/>
              </w:rPr>
              <w:t>User completes the website’s main task</w:t>
            </w:r>
          </w:p>
        </w:tc>
        <w:tc>
          <w:tcPr>
            <w:tcW w:w="3106" w:type="dxa"/>
          </w:tcPr>
          <w:p w14:paraId="11B40CD0" w14:textId="7DF9C949" w:rsidR="00B241C3" w:rsidRDefault="00B4457D" w:rsidP="000E6430">
            <w:pPr>
              <w:rPr>
                <w:rFonts w:ascii="Abadi" w:hAnsi="Abadi" w:cs="Mangal Pro"/>
              </w:rPr>
            </w:pPr>
            <w:r w:rsidRPr="00B61874">
              <w:rPr>
                <w:rFonts w:ascii="Abadi" w:hAnsi="Abadi" w:cs="Mangal Pro"/>
              </w:rPr>
              <w:t>User can calculate their total daily screen</w:t>
            </w:r>
            <w:r w:rsidR="00DC7409">
              <w:rPr>
                <w:rFonts w:ascii="Abadi" w:hAnsi="Abadi" w:cs="Mangal Pro"/>
              </w:rPr>
              <w:t xml:space="preserve"> </w:t>
            </w:r>
            <w:r w:rsidRPr="00B61874">
              <w:rPr>
                <w:rFonts w:ascii="Abadi" w:hAnsi="Abadi" w:cs="Mangal Pro"/>
              </w:rPr>
              <w:t>time and understand what they need to do instead.</w:t>
            </w:r>
          </w:p>
        </w:tc>
        <w:tc>
          <w:tcPr>
            <w:tcW w:w="2614" w:type="dxa"/>
          </w:tcPr>
          <w:p w14:paraId="451DD5BD" w14:textId="77777777" w:rsidR="000E6430" w:rsidRDefault="000E6430" w:rsidP="000E6430">
            <w:pPr>
              <w:rPr>
                <w:rFonts w:ascii="Abadi" w:hAnsi="Abadi" w:cs="Mangal Pro"/>
              </w:rPr>
            </w:pPr>
          </w:p>
          <w:p w14:paraId="435C4C32" w14:textId="1F3EBE78" w:rsidR="00B241C3" w:rsidRDefault="002E2BF5" w:rsidP="000E6430">
            <w:pPr>
              <w:rPr>
                <w:rFonts w:ascii="Abadi" w:hAnsi="Abadi" w:cs="Mangal Pro"/>
              </w:rPr>
            </w:pPr>
            <w:r w:rsidRPr="00B61874">
              <w:rPr>
                <w:rFonts w:ascii="Abadi" w:hAnsi="Abadi" w:cs="Mangal Pro"/>
              </w:rPr>
              <w:t xml:space="preserve">User </w:t>
            </w:r>
            <w:r w:rsidR="006C4944" w:rsidRPr="00B61874">
              <w:rPr>
                <w:rFonts w:ascii="Abadi" w:hAnsi="Abadi" w:cs="Mangal Pro"/>
              </w:rPr>
              <w:t>can complete the main task without external help.</w:t>
            </w:r>
          </w:p>
        </w:tc>
        <w:tc>
          <w:tcPr>
            <w:tcW w:w="2614" w:type="dxa"/>
          </w:tcPr>
          <w:p w14:paraId="46E402B0" w14:textId="58BC0050" w:rsidR="00B241C3" w:rsidRDefault="00E71C93" w:rsidP="000E6430">
            <w:pPr>
              <w:rPr>
                <w:rFonts w:ascii="Abadi" w:hAnsi="Abadi" w:cs="Mangal Pro"/>
              </w:rPr>
            </w:pPr>
            <w:r w:rsidRPr="00B61874">
              <w:rPr>
                <w:rFonts w:ascii="Abadi" w:hAnsi="Abadi" w:cs="Mangal Pro"/>
              </w:rPr>
              <w:t>No</w:t>
            </w:r>
            <w:r w:rsidR="000E6430">
              <w:rPr>
                <w:rFonts w:ascii="Abadi" w:hAnsi="Abadi" w:cs="Mangal Pro"/>
              </w:rPr>
              <w:t xml:space="preserve"> changes were needed as the </w:t>
            </w:r>
            <w:r w:rsidRPr="00B61874">
              <w:rPr>
                <w:rFonts w:ascii="Abadi" w:hAnsi="Abadi" w:cs="Mangal Pro"/>
              </w:rPr>
              <w:t>website’s main task is completed efficiently</w:t>
            </w:r>
            <w:r w:rsidR="000E6430">
              <w:rPr>
                <w:rFonts w:ascii="Abadi" w:hAnsi="Abadi" w:cs="Mangal Pro"/>
              </w:rPr>
              <w:t xml:space="preserve"> by the user</w:t>
            </w:r>
            <w:r w:rsidRPr="00B61874">
              <w:rPr>
                <w:rFonts w:ascii="Abadi" w:hAnsi="Abadi" w:cs="Mangal Pro"/>
              </w:rPr>
              <w:t>.</w:t>
            </w:r>
          </w:p>
        </w:tc>
      </w:tr>
    </w:tbl>
    <w:p w14:paraId="5E06B556" w14:textId="77777777" w:rsidR="007715F7" w:rsidRPr="00B61874" w:rsidRDefault="007715F7" w:rsidP="008A72DD">
      <w:pPr>
        <w:jc w:val="both"/>
        <w:rPr>
          <w:rFonts w:ascii="Abadi" w:hAnsi="Abadi" w:cs="Mangal Pro"/>
          <w:b/>
        </w:rPr>
      </w:pPr>
    </w:p>
    <w:p w14:paraId="5B8A2D0A" w14:textId="781BCFFB" w:rsidR="00E8032C" w:rsidRPr="00B61874" w:rsidRDefault="00E8032C">
      <w:pPr>
        <w:jc w:val="both"/>
        <w:rPr>
          <w:rFonts w:ascii="Abadi" w:hAnsi="Abadi" w:cs="Mangal Pro"/>
          <w:b/>
          <w:bCs/>
        </w:rPr>
      </w:pPr>
      <w:r w:rsidRPr="00B61874">
        <w:rPr>
          <w:rFonts w:ascii="Abadi" w:hAnsi="Abadi" w:cs="Mangal Pro"/>
          <w:b/>
          <w:bCs/>
        </w:rPr>
        <w:t>Testing Images and Responsiveness</w:t>
      </w:r>
    </w:p>
    <w:p w14:paraId="5EEEC8A6" w14:textId="5832052E" w:rsidR="00E8032C" w:rsidRPr="00B61874" w:rsidRDefault="00E8032C">
      <w:pPr>
        <w:jc w:val="both"/>
        <w:rPr>
          <w:rFonts w:ascii="Abadi" w:hAnsi="Abadi" w:cs="Mangal Pro"/>
        </w:rPr>
      </w:pPr>
      <w:r w:rsidRPr="00B61874">
        <w:rPr>
          <w:rFonts w:ascii="Abadi" w:hAnsi="Abadi" w:cs="Mangal Pro"/>
        </w:rPr>
        <w:t xml:space="preserve">I also tested how the elements respond once the window changes in size. The default window resolution is 1920x1080 </w:t>
      </w:r>
      <w:r w:rsidR="00434891">
        <w:rPr>
          <w:rFonts w:ascii="Abadi" w:hAnsi="Abadi" w:cs="Mangal Pro"/>
        </w:rPr>
        <w:t>(</w:t>
      </w:r>
      <w:r w:rsidRPr="00B61874">
        <w:rPr>
          <w:rFonts w:ascii="Abadi" w:hAnsi="Abadi" w:cs="Mangal Pro"/>
        </w:rPr>
        <w:t>in pixels</w:t>
      </w:r>
      <w:r w:rsidR="00434891">
        <w:rPr>
          <w:rFonts w:ascii="Abadi" w:hAnsi="Abadi" w:cs="Mangal Pro"/>
        </w:rPr>
        <w:t xml:space="preserve">) </w:t>
      </w:r>
      <w:r w:rsidRPr="00B61874">
        <w:rPr>
          <w:rFonts w:ascii="Abadi" w:hAnsi="Abadi" w:cs="Mangal Pro"/>
        </w:rPr>
        <w:t xml:space="preserve">and the elements resize when the window resolution is equal to or less than 1050x1200 </w:t>
      </w:r>
      <w:r w:rsidR="00434891">
        <w:rPr>
          <w:rFonts w:ascii="Abadi" w:hAnsi="Abadi" w:cs="Mangal Pro"/>
        </w:rPr>
        <w:t>(</w:t>
      </w:r>
      <w:r w:rsidRPr="00B61874">
        <w:rPr>
          <w:rFonts w:ascii="Abadi" w:hAnsi="Abadi" w:cs="Mangal Pro"/>
        </w:rPr>
        <w:t>in pixels</w:t>
      </w:r>
      <w:r w:rsidR="002E300C">
        <w:rPr>
          <w:rFonts w:ascii="Abadi" w:hAnsi="Abadi" w:cs="Mangal Pro"/>
        </w:rPr>
        <w:t xml:space="preserve">). </w:t>
      </w:r>
      <w:r w:rsidRPr="00B61874">
        <w:rPr>
          <w:rFonts w:ascii="Abadi" w:hAnsi="Abadi" w:cs="Mangal Pro"/>
        </w:rPr>
        <w:t>Some elements become smaller and remain in their position like the navigation bar, footer, and texts while some elements stack on top of each other such as the images and container blocks. The footer needs some fixing that it needs to reach at the bottommost part of the window but if it is positioned at the bottom of the window, the elements inside it will disintegrate. So, it will remain as it is for now.</w:t>
      </w:r>
    </w:p>
    <w:tbl>
      <w:tblPr>
        <w:tblStyle w:val="TableGrid"/>
        <w:tblW w:w="0" w:type="auto"/>
        <w:tblLook w:val="04A0" w:firstRow="1" w:lastRow="0" w:firstColumn="1" w:lastColumn="0" w:noHBand="0" w:noVBand="1"/>
      </w:tblPr>
      <w:tblGrid>
        <w:gridCol w:w="1351"/>
        <w:gridCol w:w="5261"/>
        <w:gridCol w:w="3844"/>
      </w:tblGrid>
      <w:tr w:rsidR="00E8032C" w:rsidRPr="00B61874" w14:paraId="53F822BF" w14:textId="77777777">
        <w:tc>
          <w:tcPr>
            <w:tcW w:w="1413" w:type="dxa"/>
          </w:tcPr>
          <w:p w14:paraId="0994775A" w14:textId="77777777" w:rsidR="00E8032C" w:rsidRPr="00B61874" w:rsidRDefault="00E8032C">
            <w:pPr>
              <w:jc w:val="center"/>
              <w:rPr>
                <w:rFonts w:ascii="Abadi" w:hAnsi="Abadi" w:cs="Mangal Pro"/>
                <w:b/>
                <w:bCs/>
              </w:rPr>
            </w:pPr>
          </w:p>
          <w:p w14:paraId="1FB37284" w14:textId="77777777" w:rsidR="00E8032C" w:rsidRPr="00B61874" w:rsidRDefault="00E8032C">
            <w:pPr>
              <w:jc w:val="center"/>
              <w:rPr>
                <w:rFonts w:ascii="Abadi" w:hAnsi="Abadi" w:cs="Mangal Pro"/>
                <w:b/>
                <w:bCs/>
              </w:rPr>
            </w:pPr>
            <w:r w:rsidRPr="00B61874">
              <w:rPr>
                <w:rFonts w:ascii="Abadi" w:hAnsi="Abadi" w:cs="Mangal Pro"/>
                <w:b/>
                <w:bCs/>
              </w:rPr>
              <w:t>Website</w:t>
            </w:r>
          </w:p>
          <w:p w14:paraId="423CFBFC" w14:textId="77777777" w:rsidR="00E8032C" w:rsidRPr="00B61874" w:rsidRDefault="00E8032C">
            <w:pPr>
              <w:jc w:val="center"/>
              <w:rPr>
                <w:rFonts w:ascii="Abadi" w:hAnsi="Abadi" w:cs="Mangal Pro"/>
                <w:b/>
                <w:bCs/>
              </w:rPr>
            </w:pPr>
            <w:r w:rsidRPr="00B61874">
              <w:rPr>
                <w:rFonts w:ascii="Abadi" w:hAnsi="Abadi" w:cs="Mangal Pro"/>
                <w:b/>
                <w:bCs/>
              </w:rPr>
              <w:lastRenderedPageBreak/>
              <w:t>Page</w:t>
            </w:r>
          </w:p>
        </w:tc>
        <w:tc>
          <w:tcPr>
            <w:tcW w:w="4914" w:type="dxa"/>
          </w:tcPr>
          <w:p w14:paraId="389BB7B5" w14:textId="77777777" w:rsidR="00E8032C" w:rsidRPr="00B61874" w:rsidRDefault="00E8032C">
            <w:pPr>
              <w:jc w:val="center"/>
              <w:rPr>
                <w:rFonts w:ascii="Abadi" w:hAnsi="Abadi" w:cs="Mangal Pro"/>
                <w:b/>
                <w:bCs/>
              </w:rPr>
            </w:pPr>
          </w:p>
          <w:p w14:paraId="48E36755" w14:textId="77777777" w:rsidR="00E8032C" w:rsidRPr="00B61874" w:rsidRDefault="00E8032C">
            <w:pPr>
              <w:jc w:val="center"/>
              <w:rPr>
                <w:rFonts w:ascii="Abadi" w:hAnsi="Abadi" w:cs="Mangal Pro"/>
                <w:b/>
                <w:bCs/>
              </w:rPr>
            </w:pPr>
            <w:r w:rsidRPr="00B61874">
              <w:rPr>
                <w:rFonts w:ascii="Abadi" w:hAnsi="Abadi" w:cs="Mangal Pro"/>
                <w:b/>
                <w:bCs/>
              </w:rPr>
              <w:t>Default Window Resolution</w:t>
            </w:r>
          </w:p>
          <w:p w14:paraId="56FFF3C8" w14:textId="77777777" w:rsidR="00E8032C" w:rsidRPr="00B61874" w:rsidRDefault="00E8032C">
            <w:pPr>
              <w:jc w:val="center"/>
              <w:rPr>
                <w:rFonts w:ascii="Abadi" w:hAnsi="Abadi" w:cs="Mangal Pro"/>
                <w:b/>
                <w:bCs/>
              </w:rPr>
            </w:pPr>
          </w:p>
          <w:p w14:paraId="34381992" w14:textId="11FD99BE" w:rsidR="00E8032C" w:rsidRPr="00B61874" w:rsidRDefault="00E8032C">
            <w:pPr>
              <w:jc w:val="center"/>
              <w:rPr>
                <w:rFonts w:ascii="Abadi" w:hAnsi="Abadi" w:cs="Mangal Pro"/>
                <w:i/>
                <w:iCs/>
              </w:rPr>
            </w:pPr>
            <w:r w:rsidRPr="00B61874">
              <w:rPr>
                <w:rFonts w:ascii="Abadi" w:hAnsi="Abadi" w:cs="Mangal Pro"/>
                <w:i/>
                <w:iCs/>
              </w:rPr>
              <w:t>(1920 px ×</w:t>
            </w:r>
            <w:r w:rsidR="002E300C">
              <w:rPr>
                <w:rFonts w:ascii="Abadi" w:hAnsi="Abadi" w:cs="Mangal Pro"/>
                <w:i/>
                <w:iCs/>
              </w:rPr>
              <w:t xml:space="preserve"> </w:t>
            </w:r>
            <w:r w:rsidRPr="00B61874">
              <w:rPr>
                <w:rFonts w:ascii="Abadi" w:hAnsi="Abadi" w:cs="Mangal Pro"/>
                <w:i/>
                <w:iCs/>
              </w:rPr>
              <w:t>1080 px)</w:t>
            </w:r>
          </w:p>
          <w:p w14:paraId="6739CEAD" w14:textId="77777777" w:rsidR="00E8032C" w:rsidRPr="00B61874" w:rsidRDefault="00E8032C">
            <w:pPr>
              <w:jc w:val="center"/>
              <w:rPr>
                <w:rFonts w:ascii="Abadi" w:hAnsi="Abadi" w:cs="Mangal Pro"/>
                <w:b/>
                <w:bCs/>
              </w:rPr>
            </w:pPr>
          </w:p>
        </w:tc>
        <w:tc>
          <w:tcPr>
            <w:tcW w:w="4129" w:type="dxa"/>
          </w:tcPr>
          <w:p w14:paraId="2FBABE7B" w14:textId="77777777" w:rsidR="00E8032C" w:rsidRPr="00B61874" w:rsidRDefault="00E8032C">
            <w:pPr>
              <w:jc w:val="both"/>
              <w:rPr>
                <w:rFonts w:ascii="Abadi" w:hAnsi="Abadi" w:cs="Mangal Pro"/>
                <w:b/>
                <w:bCs/>
              </w:rPr>
            </w:pPr>
          </w:p>
          <w:p w14:paraId="2A2A4349" w14:textId="54E04DEB" w:rsidR="00E8032C" w:rsidRPr="00B61874" w:rsidRDefault="00D83320">
            <w:pPr>
              <w:jc w:val="center"/>
              <w:rPr>
                <w:rFonts w:ascii="Abadi" w:hAnsi="Abadi" w:cs="Mangal Pro"/>
                <w:b/>
                <w:bCs/>
              </w:rPr>
            </w:pPr>
            <w:r>
              <w:rPr>
                <w:rFonts w:ascii="Abadi" w:hAnsi="Abadi" w:cs="Mangal Pro"/>
                <w:b/>
                <w:bCs/>
              </w:rPr>
              <w:t>Resized</w:t>
            </w:r>
            <w:r w:rsidR="00E8032C" w:rsidRPr="00B61874">
              <w:rPr>
                <w:rFonts w:ascii="Abadi" w:hAnsi="Abadi" w:cs="Mangal Pro"/>
                <w:b/>
                <w:bCs/>
              </w:rPr>
              <w:t xml:space="preserve"> Window Resolution</w:t>
            </w:r>
          </w:p>
          <w:p w14:paraId="32640FC0" w14:textId="77777777" w:rsidR="00E8032C" w:rsidRPr="00B61874" w:rsidRDefault="00E8032C">
            <w:pPr>
              <w:jc w:val="center"/>
              <w:rPr>
                <w:rFonts w:ascii="Abadi" w:hAnsi="Abadi" w:cs="Mangal Pro"/>
                <w:b/>
                <w:bCs/>
              </w:rPr>
            </w:pPr>
          </w:p>
          <w:p w14:paraId="43BD167C" w14:textId="48FFD44E" w:rsidR="00E8032C" w:rsidRPr="00B61874" w:rsidRDefault="00E8032C">
            <w:pPr>
              <w:jc w:val="center"/>
              <w:rPr>
                <w:rFonts w:ascii="Abadi" w:hAnsi="Abadi" w:cs="Mangal Pro"/>
                <w:i/>
                <w:iCs/>
              </w:rPr>
            </w:pPr>
            <w:r w:rsidRPr="00B61874">
              <w:rPr>
                <w:rFonts w:ascii="Abadi" w:hAnsi="Abadi" w:cs="Mangal Pro"/>
                <w:i/>
                <w:iCs/>
              </w:rPr>
              <w:t>(1050 px ×</w:t>
            </w:r>
            <w:r w:rsidR="002E300C">
              <w:rPr>
                <w:rFonts w:ascii="Abadi" w:hAnsi="Abadi" w:cs="Mangal Pro"/>
                <w:i/>
                <w:iCs/>
              </w:rPr>
              <w:t xml:space="preserve"> </w:t>
            </w:r>
            <w:r w:rsidRPr="00B61874">
              <w:rPr>
                <w:rFonts w:ascii="Abadi" w:hAnsi="Abadi" w:cs="Mangal Pro"/>
                <w:i/>
                <w:iCs/>
              </w:rPr>
              <w:t>1200 px)</w:t>
            </w:r>
          </w:p>
          <w:p w14:paraId="481475CD" w14:textId="77777777" w:rsidR="00E8032C" w:rsidRPr="00B61874" w:rsidRDefault="00E8032C">
            <w:pPr>
              <w:jc w:val="both"/>
              <w:rPr>
                <w:rFonts w:ascii="Abadi" w:hAnsi="Abadi" w:cs="Mangal Pro"/>
                <w:b/>
                <w:bCs/>
              </w:rPr>
            </w:pPr>
          </w:p>
        </w:tc>
      </w:tr>
      <w:tr w:rsidR="00E8032C" w:rsidRPr="00B61874" w14:paraId="2AD76312" w14:textId="77777777">
        <w:tc>
          <w:tcPr>
            <w:tcW w:w="1413" w:type="dxa"/>
          </w:tcPr>
          <w:p w14:paraId="7159DB17" w14:textId="77777777" w:rsidR="00E8032C" w:rsidRPr="00B61874" w:rsidRDefault="00E8032C">
            <w:pPr>
              <w:jc w:val="center"/>
              <w:rPr>
                <w:rFonts w:ascii="Abadi" w:hAnsi="Abadi" w:cs="Mangal Pro"/>
              </w:rPr>
            </w:pPr>
          </w:p>
          <w:p w14:paraId="1F36FC2A" w14:textId="77777777" w:rsidR="00E8032C" w:rsidRPr="00B61874" w:rsidRDefault="00E8032C">
            <w:pPr>
              <w:jc w:val="center"/>
              <w:rPr>
                <w:rFonts w:ascii="Abadi" w:hAnsi="Abadi" w:cs="Mangal Pro"/>
              </w:rPr>
            </w:pPr>
          </w:p>
          <w:p w14:paraId="1B74A603" w14:textId="77777777" w:rsidR="00E8032C" w:rsidRPr="00B61874" w:rsidRDefault="00E8032C">
            <w:pPr>
              <w:jc w:val="center"/>
              <w:rPr>
                <w:rFonts w:ascii="Abadi" w:hAnsi="Abadi" w:cs="Mangal Pro"/>
              </w:rPr>
            </w:pPr>
          </w:p>
          <w:p w14:paraId="651170E4" w14:textId="77777777" w:rsidR="00E8032C" w:rsidRPr="00B61874" w:rsidRDefault="00E8032C">
            <w:pPr>
              <w:jc w:val="center"/>
              <w:rPr>
                <w:rFonts w:ascii="Abadi" w:hAnsi="Abadi" w:cs="Mangal Pro"/>
              </w:rPr>
            </w:pPr>
          </w:p>
          <w:p w14:paraId="6924D6AF" w14:textId="77777777" w:rsidR="00E8032C" w:rsidRPr="00B61874" w:rsidRDefault="00E8032C">
            <w:pPr>
              <w:jc w:val="center"/>
              <w:rPr>
                <w:rFonts w:ascii="Abadi" w:hAnsi="Abadi" w:cs="Mangal Pro"/>
              </w:rPr>
            </w:pPr>
          </w:p>
          <w:p w14:paraId="454CDB14" w14:textId="77777777" w:rsidR="00E8032C" w:rsidRPr="00B61874" w:rsidRDefault="00E8032C">
            <w:pPr>
              <w:jc w:val="center"/>
              <w:rPr>
                <w:rFonts w:ascii="Abadi" w:hAnsi="Abadi" w:cs="Mangal Pro"/>
              </w:rPr>
            </w:pPr>
          </w:p>
          <w:p w14:paraId="307D707F" w14:textId="77777777" w:rsidR="00E8032C" w:rsidRPr="00B61874" w:rsidRDefault="00E8032C">
            <w:pPr>
              <w:jc w:val="center"/>
              <w:rPr>
                <w:rFonts w:ascii="Abadi" w:hAnsi="Abadi" w:cs="Mangal Pro"/>
              </w:rPr>
            </w:pPr>
            <w:r w:rsidRPr="00B61874">
              <w:rPr>
                <w:rFonts w:ascii="Abadi" w:hAnsi="Abadi" w:cs="Mangal Pro"/>
              </w:rPr>
              <w:t>Home</w:t>
            </w:r>
          </w:p>
          <w:p w14:paraId="575196FF" w14:textId="77777777" w:rsidR="00E8032C" w:rsidRPr="00B61874" w:rsidRDefault="00E8032C">
            <w:pPr>
              <w:jc w:val="center"/>
              <w:rPr>
                <w:rFonts w:ascii="Abadi" w:hAnsi="Abadi" w:cs="Mangal Pro"/>
              </w:rPr>
            </w:pPr>
            <w:r w:rsidRPr="00B61874">
              <w:rPr>
                <w:rFonts w:ascii="Abadi" w:hAnsi="Abadi" w:cs="Mangal Pro"/>
              </w:rPr>
              <w:t>page</w:t>
            </w:r>
          </w:p>
        </w:tc>
        <w:tc>
          <w:tcPr>
            <w:tcW w:w="4914" w:type="dxa"/>
          </w:tcPr>
          <w:p w14:paraId="701A8CD3"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7FB03096" wp14:editId="06681AC7">
                  <wp:extent cx="3112679" cy="2292723"/>
                  <wp:effectExtent l="0" t="0" r="0" b="0"/>
                  <wp:docPr id="124751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41312" name=""/>
                          <pic:cNvPicPr/>
                        </pic:nvPicPr>
                        <pic:blipFill>
                          <a:blip r:embed="rId83"/>
                          <a:stretch>
                            <a:fillRect/>
                          </a:stretch>
                        </pic:blipFill>
                        <pic:spPr>
                          <a:xfrm>
                            <a:off x="0" y="0"/>
                            <a:ext cx="3112679" cy="2292723"/>
                          </a:xfrm>
                          <a:prstGeom prst="rect">
                            <a:avLst/>
                          </a:prstGeom>
                        </pic:spPr>
                      </pic:pic>
                    </a:graphicData>
                  </a:graphic>
                </wp:inline>
              </w:drawing>
            </w:r>
          </w:p>
        </w:tc>
        <w:tc>
          <w:tcPr>
            <w:tcW w:w="4129" w:type="dxa"/>
          </w:tcPr>
          <w:p w14:paraId="459972D6"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5D0CA184" wp14:editId="3822317D">
                  <wp:extent cx="1929653" cy="2187222"/>
                  <wp:effectExtent l="0" t="0" r="0" b="3810"/>
                  <wp:docPr id="77598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74689" name=""/>
                          <pic:cNvPicPr/>
                        </pic:nvPicPr>
                        <pic:blipFill>
                          <a:blip r:embed="rId84"/>
                          <a:stretch>
                            <a:fillRect/>
                          </a:stretch>
                        </pic:blipFill>
                        <pic:spPr>
                          <a:xfrm>
                            <a:off x="0" y="0"/>
                            <a:ext cx="1929653" cy="2187222"/>
                          </a:xfrm>
                          <a:prstGeom prst="rect">
                            <a:avLst/>
                          </a:prstGeom>
                        </pic:spPr>
                      </pic:pic>
                    </a:graphicData>
                  </a:graphic>
                </wp:inline>
              </w:drawing>
            </w:r>
          </w:p>
        </w:tc>
      </w:tr>
      <w:tr w:rsidR="00E8032C" w:rsidRPr="00B61874" w14:paraId="61FF1DFE" w14:textId="77777777">
        <w:tc>
          <w:tcPr>
            <w:tcW w:w="1413" w:type="dxa"/>
          </w:tcPr>
          <w:p w14:paraId="24006F86" w14:textId="77777777" w:rsidR="00E8032C" w:rsidRPr="00B61874" w:rsidRDefault="00E8032C">
            <w:pPr>
              <w:jc w:val="center"/>
              <w:rPr>
                <w:rFonts w:ascii="Abadi" w:hAnsi="Abadi" w:cs="Mangal Pro"/>
              </w:rPr>
            </w:pPr>
          </w:p>
          <w:p w14:paraId="3FC3342F" w14:textId="77777777" w:rsidR="00E8032C" w:rsidRPr="00B61874" w:rsidRDefault="00E8032C">
            <w:pPr>
              <w:jc w:val="center"/>
              <w:rPr>
                <w:rFonts w:ascii="Abadi" w:hAnsi="Abadi" w:cs="Mangal Pro"/>
              </w:rPr>
            </w:pPr>
          </w:p>
          <w:p w14:paraId="3EB5B402" w14:textId="77777777" w:rsidR="00E8032C" w:rsidRPr="00B61874" w:rsidRDefault="00E8032C">
            <w:pPr>
              <w:jc w:val="center"/>
              <w:rPr>
                <w:rFonts w:ascii="Abadi" w:hAnsi="Abadi" w:cs="Mangal Pro"/>
              </w:rPr>
            </w:pPr>
          </w:p>
          <w:p w14:paraId="5BC78EC3" w14:textId="77777777" w:rsidR="00E8032C" w:rsidRPr="00B61874" w:rsidRDefault="00E8032C">
            <w:pPr>
              <w:jc w:val="center"/>
              <w:rPr>
                <w:rFonts w:ascii="Abadi" w:hAnsi="Abadi" w:cs="Mangal Pro"/>
              </w:rPr>
            </w:pPr>
          </w:p>
          <w:p w14:paraId="11BCA71C" w14:textId="77777777" w:rsidR="00E8032C" w:rsidRPr="00B61874" w:rsidRDefault="00E8032C">
            <w:pPr>
              <w:jc w:val="center"/>
              <w:rPr>
                <w:rFonts w:ascii="Abadi" w:hAnsi="Abadi" w:cs="Mangal Pro"/>
              </w:rPr>
            </w:pPr>
          </w:p>
          <w:p w14:paraId="0D638F9A" w14:textId="77777777" w:rsidR="00E8032C" w:rsidRPr="00B61874" w:rsidRDefault="00E8032C">
            <w:pPr>
              <w:jc w:val="center"/>
              <w:rPr>
                <w:rFonts w:ascii="Abadi" w:hAnsi="Abadi" w:cs="Mangal Pro"/>
              </w:rPr>
            </w:pPr>
          </w:p>
          <w:p w14:paraId="3F88C3CA" w14:textId="77777777" w:rsidR="00E8032C" w:rsidRPr="00B61874" w:rsidRDefault="00E8032C">
            <w:pPr>
              <w:jc w:val="center"/>
              <w:rPr>
                <w:rFonts w:ascii="Abadi" w:hAnsi="Abadi" w:cs="Mangal Pro"/>
              </w:rPr>
            </w:pPr>
          </w:p>
          <w:p w14:paraId="7CCBE2BD" w14:textId="77777777" w:rsidR="00E8032C" w:rsidRPr="00B61874" w:rsidRDefault="00E8032C">
            <w:pPr>
              <w:jc w:val="center"/>
              <w:rPr>
                <w:rFonts w:ascii="Abadi" w:hAnsi="Abadi" w:cs="Mangal Pro"/>
              </w:rPr>
            </w:pPr>
            <w:r w:rsidRPr="00B61874">
              <w:rPr>
                <w:rFonts w:ascii="Abadi" w:hAnsi="Abadi" w:cs="Mangal Pro"/>
              </w:rPr>
              <w:t>Overview Page</w:t>
            </w:r>
          </w:p>
        </w:tc>
        <w:tc>
          <w:tcPr>
            <w:tcW w:w="4914" w:type="dxa"/>
          </w:tcPr>
          <w:p w14:paraId="34C65C01"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528D170F" wp14:editId="09BA79C3">
                  <wp:extent cx="3106270" cy="2006046"/>
                  <wp:effectExtent l="0" t="0" r="0" b="0"/>
                  <wp:docPr id="16133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842" name=""/>
                          <pic:cNvPicPr/>
                        </pic:nvPicPr>
                        <pic:blipFill>
                          <a:blip r:embed="rId85"/>
                          <a:stretch>
                            <a:fillRect/>
                          </a:stretch>
                        </pic:blipFill>
                        <pic:spPr>
                          <a:xfrm>
                            <a:off x="0" y="0"/>
                            <a:ext cx="3142956" cy="2029738"/>
                          </a:xfrm>
                          <a:prstGeom prst="rect">
                            <a:avLst/>
                          </a:prstGeom>
                        </pic:spPr>
                      </pic:pic>
                    </a:graphicData>
                  </a:graphic>
                </wp:inline>
              </w:drawing>
            </w:r>
          </w:p>
        </w:tc>
        <w:tc>
          <w:tcPr>
            <w:tcW w:w="4129" w:type="dxa"/>
          </w:tcPr>
          <w:p w14:paraId="38C4690E"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51DDE31D" wp14:editId="485EAEFE">
                  <wp:extent cx="1922606" cy="2175195"/>
                  <wp:effectExtent l="0" t="0" r="1905" b="0"/>
                  <wp:docPr id="94667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9546" name=""/>
                          <pic:cNvPicPr/>
                        </pic:nvPicPr>
                        <pic:blipFill>
                          <a:blip r:embed="rId86"/>
                          <a:stretch>
                            <a:fillRect/>
                          </a:stretch>
                        </pic:blipFill>
                        <pic:spPr>
                          <a:xfrm>
                            <a:off x="0" y="0"/>
                            <a:ext cx="1945883" cy="2201530"/>
                          </a:xfrm>
                          <a:prstGeom prst="rect">
                            <a:avLst/>
                          </a:prstGeom>
                        </pic:spPr>
                      </pic:pic>
                    </a:graphicData>
                  </a:graphic>
                </wp:inline>
              </w:drawing>
            </w:r>
          </w:p>
        </w:tc>
      </w:tr>
      <w:tr w:rsidR="00E8032C" w:rsidRPr="00B61874" w14:paraId="1BA7BD81" w14:textId="77777777">
        <w:tc>
          <w:tcPr>
            <w:tcW w:w="1413" w:type="dxa"/>
          </w:tcPr>
          <w:p w14:paraId="132E864C" w14:textId="77777777" w:rsidR="00E8032C" w:rsidRPr="00B61874" w:rsidRDefault="00E8032C">
            <w:pPr>
              <w:jc w:val="center"/>
              <w:rPr>
                <w:rFonts w:ascii="Abadi" w:hAnsi="Abadi" w:cs="Mangal Pro"/>
              </w:rPr>
            </w:pPr>
          </w:p>
          <w:p w14:paraId="7AE2D019" w14:textId="77777777" w:rsidR="00E8032C" w:rsidRPr="00B61874" w:rsidRDefault="00E8032C">
            <w:pPr>
              <w:jc w:val="center"/>
              <w:rPr>
                <w:rFonts w:ascii="Abadi" w:hAnsi="Abadi" w:cs="Mangal Pro"/>
              </w:rPr>
            </w:pPr>
          </w:p>
          <w:p w14:paraId="6A563BA7" w14:textId="77777777" w:rsidR="00E8032C" w:rsidRPr="00B61874" w:rsidRDefault="00E8032C">
            <w:pPr>
              <w:jc w:val="center"/>
              <w:rPr>
                <w:rFonts w:ascii="Abadi" w:hAnsi="Abadi" w:cs="Mangal Pro"/>
              </w:rPr>
            </w:pPr>
          </w:p>
          <w:p w14:paraId="093B5727" w14:textId="77777777" w:rsidR="00E8032C" w:rsidRPr="00B61874" w:rsidRDefault="00E8032C">
            <w:pPr>
              <w:jc w:val="center"/>
              <w:rPr>
                <w:rFonts w:ascii="Abadi" w:hAnsi="Abadi" w:cs="Mangal Pro"/>
              </w:rPr>
            </w:pPr>
          </w:p>
          <w:p w14:paraId="448B32B5" w14:textId="77777777" w:rsidR="00E8032C" w:rsidRPr="00B61874" w:rsidRDefault="00E8032C">
            <w:pPr>
              <w:jc w:val="center"/>
              <w:rPr>
                <w:rFonts w:ascii="Abadi" w:hAnsi="Abadi" w:cs="Mangal Pro"/>
              </w:rPr>
            </w:pPr>
          </w:p>
          <w:p w14:paraId="2B2524CB" w14:textId="77777777" w:rsidR="00E8032C" w:rsidRPr="00B61874" w:rsidRDefault="00E8032C">
            <w:pPr>
              <w:jc w:val="center"/>
              <w:rPr>
                <w:rFonts w:ascii="Abadi" w:hAnsi="Abadi" w:cs="Mangal Pro"/>
              </w:rPr>
            </w:pPr>
          </w:p>
          <w:p w14:paraId="4B014DD2" w14:textId="77777777" w:rsidR="00E8032C" w:rsidRPr="00B61874" w:rsidRDefault="00E8032C">
            <w:pPr>
              <w:jc w:val="center"/>
              <w:rPr>
                <w:rFonts w:ascii="Abadi" w:hAnsi="Abadi" w:cs="Mangal Pro"/>
              </w:rPr>
            </w:pPr>
          </w:p>
          <w:p w14:paraId="0C135579" w14:textId="77777777" w:rsidR="00E8032C" w:rsidRPr="00B61874" w:rsidRDefault="00E8032C">
            <w:pPr>
              <w:jc w:val="center"/>
              <w:rPr>
                <w:rFonts w:ascii="Abadi" w:hAnsi="Abadi" w:cs="Mangal Pro"/>
              </w:rPr>
            </w:pPr>
          </w:p>
          <w:p w14:paraId="5CC2B0D0" w14:textId="77777777" w:rsidR="00E8032C" w:rsidRPr="00B61874" w:rsidRDefault="00E8032C">
            <w:pPr>
              <w:jc w:val="center"/>
              <w:rPr>
                <w:rFonts w:ascii="Abadi" w:hAnsi="Abadi" w:cs="Mangal Pro"/>
              </w:rPr>
            </w:pPr>
            <w:r w:rsidRPr="00B61874">
              <w:rPr>
                <w:rFonts w:ascii="Abadi" w:hAnsi="Abadi" w:cs="Mangal Pro"/>
              </w:rPr>
              <w:t>Calculator Page</w:t>
            </w:r>
          </w:p>
          <w:p w14:paraId="3405FBB2" w14:textId="77777777" w:rsidR="00E8032C" w:rsidRPr="00B61874" w:rsidRDefault="00E8032C">
            <w:pPr>
              <w:jc w:val="center"/>
              <w:rPr>
                <w:rFonts w:ascii="Abadi" w:hAnsi="Abadi" w:cs="Mangal Pro"/>
              </w:rPr>
            </w:pPr>
          </w:p>
          <w:p w14:paraId="6495B739" w14:textId="77777777" w:rsidR="00E8032C" w:rsidRPr="00B61874" w:rsidRDefault="00E8032C">
            <w:pPr>
              <w:jc w:val="center"/>
              <w:rPr>
                <w:rFonts w:ascii="Abadi" w:hAnsi="Abadi" w:cs="Mangal Pro"/>
              </w:rPr>
            </w:pPr>
          </w:p>
          <w:p w14:paraId="5EA3048F" w14:textId="77777777" w:rsidR="00E8032C" w:rsidRPr="00B61874" w:rsidRDefault="00E8032C">
            <w:pPr>
              <w:jc w:val="center"/>
              <w:rPr>
                <w:rFonts w:ascii="Abadi" w:hAnsi="Abadi" w:cs="Mangal Pro"/>
              </w:rPr>
            </w:pPr>
          </w:p>
        </w:tc>
        <w:tc>
          <w:tcPr>
            <w:tcW w:w="4914" w:type="dxa"/>
          </w:tcPr>
          <w:p w14:paraId="2EF2CFA5" w14:textId="77777777" w:rsidR="00E8032C" w:rsidRPr="00B61874" w:rsidRDefault="00E8032C" w:rsidP="006208F9">
            <w:pPr>
              <w:jc w:val="center"/>
              <w:rPr>
                <w:rFonts w:ascii="Abadi" w:hAnsi="Abadi" w:cs="Mangal Pro"/>
              </w:rPr>
            </w:pPr>
            <w:r w:rsidRPr="00B61874">
              <w:rPr>
                <w:rFonts w:ascii="Abadi" w:hAnsi="Abadi" w:cs="Mangal Pro"/>
                <w:noProof/>
              </w:rPr>
              <w:drawing>
                <wp:inline distT="0" distB="0" distL="0" distR="0" wp14:anchorId="736C2FD8" wp14:editId="18746F0D">
                  <wp:extent cx="3122372" cy="2269135"/>
                  <wp:effectExtent l="0" t="0" r="1905" b="0"/>
                  <wp:docPr id="49784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5247" name=""/>
                          <pic:cNvPicPr/>
                        </pic:nvPicPr>
                        <pic:blipFill>
                          <a:blip r:embed="rId87"/>
                          <a:stretch>
                            <a:fillRect/>
                          </a:stretch>
                        </pic:blipFill>
                        <pic:spPr>
                          <a:xfrm>
                            <a:off x="0" y="0"/>
                            <a:ext cx="3132231" cy="2276300"/>
                          </a:xfrm>
                          <a:prstGeom prst="rect">
                            <a:avLst/>
                          </a:prstGeom>
                        </pic:spPr>
                      </pic:pic>
                    </a:graphicData>
                  </a:graphic>
                </wp:inline>
              </w:drawing>
            </w:r>
          </w:p>
        </w:tc>
        <w:tc>
          <w:tcPr>
            <w:tcW w:w="4129" w:type="dxa"/>
          </w:tcPr>
          <w:p w14:paraId="3414C3C9"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45D509AF" wp14:editId="18E14EC0">
                  <wp:extent cx="1916206" cy="2188826"/>
                  <wp:effectExtent l="0" t="0" r="8255" b="2540"/>
                  <wp:docPr id="127211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3947" name=""/>
                          <pic:cNvPicPr/>
                        </pic:nvPicPr>
                        <pic:blipFill>
                          <a:blip r:embed="rId88"/>
                          <a:stretch>
                            <a:fillRect/>
                          </a:stretch>
                        </pic:blipFill>
                        <pic:spPr>
                          <a:xfrm>
                            <a:off x="0" y="0"/>
                            <a:ext cx="1937305" cy="2212927"/>
                          </a:xfrm>
                          <a:prstGeom prst="rect">
                            <a:avLst/>
                          </a:prstGeom>
                        </pic:spPr>
                      </pic:pic>
                    </a:graphicData>
                  </a:graphic>
                </wp:inline>
              </w:drawing>
            </w:r>
          </w:p>
        </w:tc>
      </w:tr>
      <w:tr w:rsidR="00E8032C" w:rsidRPr="00B61874" w14:paraId="060C45DA" w14:textId="77777777">
        <w:tc>
          <w:tcPr>
            <w:tcW w:w="1413" w:type="dxa"/>
          </w:tcPr>
          <w:p w14:paraId="0D1DBC48" w14:textId="77777777" w:rsidR="00E8032C" w:rsidRPr="00B61874" w:rsidRDefault="00E8032C">
            <w:pPr>
              <w:jc w:val="center"/>
              <w:rPr>
                <w:rFonts w:ascii="Abadi" w:hAnsi="Abadi" w:cs="Mangal Pro"/>
                <w:sz w:val="20"/>
                <w:szCs w:val="20"/>
              </w:rPr>
            </w:pPr>
          </w:p>
          <w:p w14:paraId="48CCD565" w14:textId="77777777" w:rsidR="00E8032C" w:rsidRPr="00B61874" w:rsidRDefault="00E8032C">
            <w:pPr>
              <w:jc w:val="center"/>
              <w:rPr>
                <w:rFonts w:ascii="Abadi" w:hAnsi="Abadi" w:cs="Mangal Pro"/>
                <w:sz w:val="20"/>
                <w:szCs w:val="20"/>
              </w:rPr>
            </w:pPr>
          </w:p>
          <w:p w14:paraId="75236937" w14:textId="77777777" w:rsidR="00E8032C" w:rsidRPr="00B61874" w:rsidRDefault="00E8032C">
            <w:pPr>
              <w:jc w:val="center"/>
              <w:rPr>
                <w:rFonts w:ascii="Abadi" w:hAnsi="Abadi" w:cs="Mangal Pro"/>
                <w:sz w:val="20"/>
                <w:szCs w:val="20"/>
              </w:rPr>
            </w:pPr>
          </w:p>
          <w:p w14:paraId="6A8867E7" w14:textId="77777777" w:rsidR="00E8032C" w:rsidRPr="00B61874" w:rsidRDefault="00E8032C">
            <w:pPr>
              <w:jc w:val="center"/>
              <w:rPr>
                <w:rFonts w:ascii="Abadi" w:hAnsi="Abadi" w:cs="Mangal Pro"/>
                <w:sz w:val="20"/>
                <w:szCs w:val="20"/>
              </w:rPr>
            </w:pPr>
          </w:p>
          <w:p w14:paraId="0E06EB9A" w14:textId="77777777" w:rsidR="00E8032C" w:rsidRPr="00B61874" w:rsidRDefault="00E8032C">
            <w:pPr>
              <w:jc w:val="center"/>
              <w:rPr>
                <w:rFonts w:ascii="Abadi" w:hAnsi="Abadi" w:cs="Mangal Pro"/>
                <w:sz w:val="20"/>
                <w:szCs w:val="20"/>
              </w:rPr>
            </w:pPr>
          </w:p>
          <w:p w14:paraId="3A892EE3" w14:textId="77777777" w:rsidR="00E8032C" w:rsidRPr="00B61874" w:rsidRDefault="00E8032C">
            <w:pPr>
              <w:jc w:val="center"/>
              <w:rPr>
                <w:rFonts w:ascii="Abadi" w:hAnsi="Abadi" w:cs="Mangal Pro"/>
                <w:sz w:val="20"/>
                <w:szCs w:val="20"/>
              </w:rPr>
            </w:pPr>
          </w:p>
          <w:p w14:paraId="3BD8A04B" w14:textId="77777777" w:rsidR="00E8032C" w:rsidRPr="00B61874" w:rsidRDefault="00E8032C">
            <w:pPr>
              <w:jc w:val="center"/>
              <w:rPr>
                <w:rFonts w:ascii="Abadi" w:hAnsi="Abadi" w:cs="Mangal Pro"/>
              </w:rPr>
            </w:pPr>
          </w:p>
          <w:p w14:paraId="008A3152" w14:textId="77777777" w:rsidR="00E8032C" w:rsidRPr="00B61874" w:rsidRDefault="00E8032C">
            <w:pPr>
              <w:jc w:val="center"/>
              <w:rPr>
                <w:rFonts w:ascii="Abadi" w:hAnsi="Abadi" w:cs="Mangal Pro"/>
              </w:rPr>
            </w:pPr>
          </w:p>
          <w:p w14:paraId="5092C29F" w14:textId="77777777" w:rsidR="00E8032C" w:rsidRPr="00B61874" w:rsidRDefault="00E8032C">
            <w:pPr>
              <w:rPr>
                <w:rFonts w:ascii="Abadi" w:hAnsi="Abadi" w:cs="Mangal Pro"/>
              </w:rPr>
            </w:pPr>
          </w:p>
          <w:p w14:paraId="29413192" w14:textId="77777777" w:rsidR="00E8032C" w:rsidRPr="00B61874" w:rsidRDefault="00E8032C">
            <w:pPr>
              <w:jc w:val="center"/>
              <w:rPr>
                <w:rFonts w:ascii="Abadi" w:hAnsi="Abadi" w:cs="Mangal Pro"/>
                <w:sz w:val="20"/>
                <w:szCs w:val="20"/>
              </w:rPr>
            </w:pPr>
            <w:r w:rsidRPr="00B61874">
              <w:rPr>
                <w:rFonts w:ascii="Abadi" w:hAnsi="Abadi" w:cs="Mangal Pro"/>
              </w:rPr>
              <w:t>About Page</w:t>
            </w:r>
          </w:p>
        </w:tc>
        <w:tc>
          <w:tcPr>
            <w:tcW w:w="4914" w:type="dxa"/>
          </w:tcPr>
          <w:p w14:paraId="45176AE1"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1696DCDE" wp14:editId="4AAAA5FF">
                  <wp:extent cx="3203679" cy="2307102"/>
                  <wp:effectExtent l="0" t="0" r="0" b="0"/>
                  <wp:docPr id="84869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8003" name=""/>
                          <pic:cNvPicPr/>
                        </pic:nvPicPr>
                        <pic:blipFill>
                          <a:blip r:embed="rId89"/>
                          <a:stretch>
                            <a:fillRect/>
                          </a:stretch>
                        </pic:blipFill>
                        <pic:spPr>
                          <a:xfrm>
                            <a:off x="0" y="0"/>
                            <a:ext cx="3219899" cy="2318783"/>
                          </a:xfrm>
                          <a:prstGeom prst="rect">
                            <a:avLst/>
                          </a:prstGeom>
                        </pic:spPr>
                      </pic:pic>
                    </a:graphicData>
                  </a:graphic>
                </wp:inline>
              </w:drawing>
            </w:r>
          </w:p>
        </w:tc>
        <w:tc>
          <w:tcPr>
            <w:tcW w:w="4129" w:type="dxa"/>
          </w:tcPr>
          <w:p w14:paraId="2E6C2676" w14:textId="77777777" w:rsidR="00E8032C" w:rsidRPr="00B61874" w:rsidRDefault="00E8032C">
            <w:pPr>
              <w:jc w:val="center"/>
              <w:rPr>
                <w:rFonts w:ascii="Abadi" w:hAnsi="Abadi" w:cs="Mangal Pro"/>
              </w:rPr>
            </w:pPr>
            <w:r w:rsidRPr="00B61874">
              <w:rPr>
                <w:rFonts w:ascii="Abadi" w:hAnsi="Abadi" w:cs="Mangal Pro"/>
                <w:noProof/>
              </w:rPr>
              <w:drawing>
                <wp:inline distT="0" distB="0" distL="0" distR="0" wp14:anchorId="0D905B84" wp14:editId="76139CA2">
                  <wp:extent cx="1969994" cy="2235394"/>
                  <wp:effectExtent l="0" t="0" r="0" b="0"/>
                  <wp:docPr id="13344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3357" name=""/>
                          <pic:cNvPicPr/>
                        </pic:nvPicPr>
                        <pic:blipFill>
                          <a:blip r:embed="rId90"/>
                          <a:stretch>
                            <a:fillRect/>
                          </a:stretch>
                        </pic:blipFill>
                        <pic:spPr>
                          <a:xfrm>
                            <a:off x="0" y="0"/>
                            <a:ext cx="1988539" cy="2256438"/>
                          </a:xfrm>
                          <a:prstGeom prst="rect">
                            <a:avLst/>
                          </a:prstGeom>
                        </pic:spPr>
                      </pic:pic>
                    </a:graphicData>
                  </a:graphic>
                </wp:inline>
              </w:drawing>
            </w:r>
          </w:p>
        </w:tc>
      </w:tr>
    </w:tbl>
    <w:p w14:paraId="25FF8957" w14:textId="77777777" w:rsidR="004F3286" w:rsidRPr="00B61874" w:rsidRDefault="004F3286">
      <w:pPr>
        <w:jc w:val="both"/>
        <w:rPr>
          <w:rFonts w:ascii="Abadi" w:hAnsi="Abadi"/>
          <w:b/>
          <w:bCs/>
          <w:noProof/>
        </w:rPr>
      </w:pPr>
    </w:p>
    <w:p w14:paraId="52666E04" w14:textId="735A3041" w:rsidR="00FE263D" w:rsidRPr="00B61874" w:rsidRDefault="00FE263D" w:rsidP="008A72DD">
      <w:pPr>
        <w:jc w:val="both"/>
        <w:rPr>
          <w:rFonts w:ascii="Abadi" w:hAnsi="Abadi"/>
          <w:b/>
          <w:bCs/>
        </w:rPr>
      </w:pPr>
      <w:r w:rsidRPr="00B61874">
        <w:rPr>
          <w:rFonts w:ascii="Abadi" w:hAnsi="Abadi"/>
          <w:b/>
          <w:bCs/>
        </w:rPr>
        <w:lastRenderedPageBreak/>
        <w:t>HTML and CSS Validation</w:t>
      </w:r>
    </w:p>
    <w:p w14:paraId="4654B99B" w14:textId="5D6308FB" w:rsidR="008A72DD" w:rsidRDefault="00F262B6" w:rsidP="00C43957">
      <w:pPr>
        <w:spacing w:line="240" w:lineRule="auto"/>
        <w:jc w:val="both"/>
        <w:rPr>
          <w:rFonts w:ascii="Abadi" w:hAnsi="Abadi" w:cs="Mangal Pro"/>
        </w:rPr>
      </w:pPr>
      <w:r w:rsidRPr="00B61874">
        <w:rPr>
          <w:rFonts w:ascii="Abadi" w:hAnsi="Abadi"/>
        </w:rPr>
        <w:t xml:space="preserve">HTML Validation Service: </w:t>
      </w:r>
      <w:hyperlink r:id="rId91" w:anchor="textarea" w:history="1">
        <w:r w:rsidR="007715F7" w:rsidRPr="00DC4949">
          <w:rPr>
            <w:rStyle w:val="Hyperlink"/>
            <w:rFonts w:ascii="Abadi" w:hAnsi="Abadi" w:cs="Mangal Pro"/>
          </w:rPr>
          <w:t>https://validator.w3.org/nu/#textarea</w:t>
        </w:r>
      </w:hyperlink>
    </w:p>
    <w:p w14:paraId="44690D23" w14:textId="67A96BF4" w:rsidR="00B81B80" w:rsidRPr="00B27D58" w:rsidRDefault="00F262B6" w:rsidP="00C43957">
      <w:pPr>
        <w:spacing w:line="240" w:lineRule="auto"/>
        <w:jc w:val="both"/>
        <w:rPr>
          <w:rFonts w:ascii="Abadi" w:hAnsi="Abadi" w:cs="Mangal Pro"/>
        </w:rPr>
      </w:pPr>
      <w:r w:rsidRPr="00B61874">
        <w:rPr>
          <w:rFonts w:ascii="Abadi" w:hAnsi="Abadi"/>
        </w:rPr>
        <w:t>CSS Validation Servi</w:t>
      </w:r>
      <w:r w:rsidR="00FE263D" w:rsidRPr="00B61874">
        <w:rPr>
          <w:rFonts w:ascii="Abadi" w:hAnsi="Abadi"/>
        </w:rPr>
        <w:t xml:space="preserve">ce: </w:t>
      </w:r>
      <w:hyperlink r:id="rId92" w:anchor="validate_by_input" w:history="1">
        <w:r w:rsidR="008A72DD" w:rsidRPr="00DC4949">
          <w:rPr>
            <w:rStyle w:val="Hyperlink"/>
            <w:rFonts w:ascii="Abadi" w:hAnsi="Abadi" w:cs="Mangal Pro"/>
          </w:rPr>
          <w:t>https://jigsaw.w3.org/css-validator/#validate_by_input</w:t>
        </w:r>
      </w:hyperlink>
    </w:p>
    <w:tbl>
      <w:tblPr>
        <w:tblStyle w:val="TableGrid"/>
        <w:tblW w:w="0" w:type="auto"/>
        <w:tblLook w:val="04A0" w:firstRow="1" w:lastRow="0" w:firstColumn="1" w:lastColumn="0" w:noHBand="0" w:noVBand="1"/>
      </w:tblPr>
      <w:tblGrid>
        <w:gridCol w:w="1546"/>
        <w:gridCol w:w="6954"/>
        <w:gridCol w:w="1956"/>
      </w:tblGrid>
      <w:tr w:rsidR="003A1925" w14:paraId="1AEA2A9B" w14:textId="77777777" w:rsidTr="00E47FB8">
        <w:tc>
          <w:tcPr>
            <w:tcW w:w="1546" w:type="dxa"/>
          </w:tcPr>
          <w:p w14:paraId="53312C84" w14:textId="1D9FD4AB" w:rsidR="003A1925" w:rsidRPr="00426517" w:rsidRDefault="00EF6D98" w:rsidP="00EF6D98">
            <w:pPr>
              <w:jc w:val="center"/>
              <w:rPr>
                <w:rFonts w:ascii="Abadi" w:hAnsi="Abadi" w:cs="Mangal Pro"/>
                <w:b/>
                <w:bCs/>
                <w:sz w:val="20"/>
                <w:szCs w:val="20"/>
              </w:rPr>
            </w:pPr>
            <w:r w:rsidRPr="00426517">
              <w:rPr>
                <w:rFonts w:ascii="Abadi" w:hAnsi="Abadi" w:cs="Mangal Pro"/>
                <w:b/>
                <w:bCs/>
                <w:sz w:val="20"/>
                <w:szCs w:val="20"/>
              </w:rPr>
              <w:t>Component Tested</w:t>
            </w:r>
          </w:p>
        </w:tc>
        <w:tc>
          <w:tcPr>
            <w:tcW w:w="6954" w:type="dxa"/>
          </w:tcPr>
          <w:p w14:paraId="4EC9D490" w14:textId="51D38A95" w:rsidR="003A1925" w:rsidRDefault="00EF6D98" w:rsidP="00EF6D98">
            <w:pPr>
              <w:jc w:val="center"/>
              <w:rPr>
                <w:rFonts w:ascii="Abadi" w:hAnsi="Abadi" w:cs="Mangal Pro"/>
                <w:b/>
                <w:bCs/>
              </w:rPr>
            </w:pPr>
            <w:r>
              <w:rPr>
                <w:rFonts w:ascii="Abadi" w:hAnsi="Abadi" w:cs="Mangal Pro"/>
                <w:b/>
                <w:bCs/>
              </w:rPr>
              <w:t>Proof of Testing/Validating</w:t>
            </w:r>
          </w:p>
        </w:tc>
        <w:tc>
          <w:tcPr>
            <w:tcW w:w="1956" w:type="dxa"/>
          </w:tcPr>
          <w:p w14:paraId="2FEC64F7" w14:textId="58E8035E" w:rsidR="003A1925" w:rsidRPr="00426517" w:rsidRDefault="0041277B" w:rsidP="00EF6D98">
            <w:pPr>
              <w:jc w:val="center"/>
              <w:rPr>
                <w:rFonts w:ascii="Abadi" w:hAnsi="Abadi" w:cs="Mangal Pro"/>
                <w:b/>
                <w:bCs/>
                <w:sz w:val="20"/>
                <w:szCs w:val="20"/>
              </w:rPr>
            </w:pPr>
            <w:r w:rsidRPr="0041277B">
              <w:rPr>
                <w:rFonts w:ascii="Abadi" w:hAnsi="Abadi" w:cs="Mangal Pro"/>
                <w:b/>
                <w:bCs/>
                <w:color w:val="275317" w:themeColor="accent6" w:themeShade="80"/>
                <w:sz w:val="20"/>
                <w:szCs w:val="20"/>
              </w:rPr>
              <w:t>Passed</w:t>
            </w:r>
            <w:r w:rsidRPr="0041277B">
              <w:rPr>
                <w:rFonts w:ascii="Abadi" w:hAnsi="Abadi" w:cs="Mangal Pro"/>
                <w:b/>
                <w:bCs/>
                <w:color w:val="000000" w:themeColor="text1"/>
                <w:sz w:val="20"/>
                <w:szCs w:val="20"/>
              </w:rPr>
              <w:t>,</w:t>
            </w:r>
            <w:r>
              <w:rPr>
                <w:rFonts w:ascii="Abadi" w:hAnsi="Abadi" w:cs="Mangal Pro"/>
                <w:b/>
                <w:bCs/>
                <w:sz w:val="20"/>
                <w:szCs w:val="20"/>
              </w:rPr>
              <w:t xml:space="preserve"> or </w:t>
            </w:r>
            <w:r w:rsidRPr="0041277B">
              <w:rPr>
                <w:rFonts w:ascii="Abadi" w:hAnsi="Abadi" w:cs="Mangal Pro"/>
                <w:b/>
                <w:bCs/>
                <w:color w:val="C00000"/>
                <w:sz w:val="20"/>
                <w:szCs w:val="20"/>
              </w:rPr>
              <w:t>No</w:t>
            </w:r>
            <w:r>
              <w:rPr>
                <w:rFonts w:ascii="Abadi" w:hAnsi="Abadi" w:cs="Mangal Pro"/>
                <w:b/>
                <w:bCs/>
                <w:sz w:val="20"/>
                <w:szCs w:val="20"/>
              </w:rPr>
              <w:t>?</w:t>
            </w:r>
            <w:r w:rsidR="008626D8">
              <w:rPr>
                <w:rFonts w:ascii="Abadi" w:hAnsi="Abadi" w:cs="Mangal Pro"/>
                <w:b/>
                <w:bCs/>
                <w:sz w:val="20"/>
                <w:szCs w:val="20"/>
              </w:rPr>
              <w:t xml:space="preserve"> What needs changing?</w:t>
            </w:r>
          </w:p>
        </w:tc>
      </w:tr>
      <w:tr w:rsidR="003A1925" w14:paraId="54172098" w14:textId="77777777" w:rsidTr="00E47FB8">
        <w:tc>
          <w:tcPr>
            <w:tcW w:w="1546" w:type="dxa"/>
          </w:tcPr>
          <w:p w14:paraId="0C60EEBA" w14:textId="77777777" w:rsidR="003A1925" w:rsidRPr="00426517" w:rsidRDefault="003A1925" w:rsidP="003A1925">
            <w:pPr>
              <w:jc w:val="center"/>
              <w:rPr>
                <w:rFonts w:ascii="Abadi" w:hAnsi="Abadi" w:cs="Mangal Pro"/>
                <w:noProof/>
                <w:sz w:val="20"/>
                <w:szCs w:val="20"/>
              </w:rPr>
            </w:pPr>
          </w:p>
          <w:p w14:paraId="5869234A" w14:textId="77777777" w:rsidR="00426517" w:rsidRPr="00426517" w:rsidRDefault="00426517" w:rsidP="003A1925">
            <w:pPr>
              <w:jc w:val="center"/>
              <w:rPr>
                <w:rFonts w:ascii="Abadi" w:hAnsi="Abadi" w:cs="Mangal Pro"/>
                <w:noProof/>
                <w:sz w:val="20"/>
                <w:szCs w:val="20"/>
              </w:rPr>
            </w:pPr>
          </w:p>
          <w:p w14:paraId="2809286E" w14:textId="77777777" w:rsidR="00426517" w:rsidRPr="00426517" w:rsidRDefault="00426517" w:rsidP="003A1925">
            <w:pPr>
              <w:jc w:val="center"/>
              <w:rPr>
                <w:rFonts w:ascii="Abadi" w:hAnsi="Abadi" w:cs="Mangal Pro"/>
                <w:noProof/>
                <w:sz w:val="20"/>
                <w:szCs w:val="20"/>
              </w:rPr>
            </w:pPr>
          </w:p>
          <w:p w14:paraId="581B9F4D" w14:textId="77777777" w:rsidR="00426517" w:rsidRDefault="00426517" w:rsidP="003A1925">
            <w:pPr>
              <w:jc w:val="center"/>
              <w:rPr>
                <w:rFonts w:ascii="Abadi" w:hAnsi="Abadi" w:cs="Mangal Pro"/>
                <w:noProof/>
                <w:sz w:val="20"/>
                <w:szCs w:val="20"/>
              </w:rPr>
            </w:pPr>
          </w:p>
          <w:p w14:paraId="19075830" w14:textId="77777777" w:rsidR="00426517" w:rsidRPr="00426517" w:rsidRDefault="00426517" w:rsidP="003A1925">
            <w:pPr>
              <w:jc w:val="center"/>
              <w:rPr>
                <w:rFonts w:ascii="Abadi" w:hAnsi="Abadi" w:cs="Mangal Pro"/>
                <w:noProof/>
                <w:sz w:val="20"/>
                <w:szCs w:val="20"/>
              </w:rPr>
            </w:pPr>
          </w:p>
          <w:p w14:paraId="4DA96467" w14:textId="77777777" w:rsidR="00426517" w:rsidRPr="00426517" w:rsidRDefault="00426517" w:rsidP="003A1925">
            <w:pPr>
              <w:jc w:val="center"/>
              <w:rPr>
                <w:rFonts w:ascii="Abadi" w:hAnsi="Abadi" w:cs="Mangal Pro"/>
                <w:noProof/>
                <w:sz w:val="20"/>
                <w:szCs w:val="20"/>
              </w:rPr>
            </w:pPr>
            <w:r w:rsidRPr="00426517">
              <w:rPr>
                <w:rFonts w:ascii="Abadi" w:hAnsi="Abadi" w:cs="Mangal Pro"/>
                <w:noProof/>
                <w:sz w:val="20"/>
                <w:szCs w:val="20"/>
              </w:rPr>
              <w:t>Homepage</w:t>
            </w:r>
          </w:p>
          <w:p w14:paraId="5E838F75" w14:textId="36E39E71" w:rsidR="00426517" w:rsidRPr="00426517" w:rsidRDefault="00426517" w:rsidP="003A1925">
            <w:pPr>
              <w:jc w:val="center"/>
              <w:rPr>
                <w:rFonts w:ascii="Abadi" w:hAnsi="Abadi" w:cs="Mangal Pro"/>
                <w:noProof/>
                <w:sz w:val="20"/>
                <w:szCs w:val="20"/>
              </w:rPr>
            </w:pPr>
            <w:r w:rsidRPr="00426517">
              <w:rPr>
                <w:rFonts w:ascii="Abadi" w:hAnsi="Abadi" w:cs="Mangal Pro"/>
                <w:noProof/>
                <w:sz w:val="20"/>
                <w:szCs w:val="20"/>
              </w:rPr>
              <w:t>(index.html)</w:t>
            </w:r>
          </w:p>
        </w:tc>
        <w:tc>
          <w:tcPr>
            <w:tcW w:w="6954" w:type="dxa"/>
          </w:tcPr>
          <w:p w14:paraId="56DCEF2B" w14:textId="77777777" w:rsidR="0041277B" w:rsidRDefault="0041277B" w:rsidP="007042B3">
            <w:pPr>
              <w:rPr>
                <w:rFonts w:ascii="Abadi" w:hAnsi="Abadi" w:cs="Mangal Pro"/>
                <w:noProof/>
                <w:sz w:val="20"/>
                <w:szCs w:val="20"/>
              </w:rPr>
            </w:pPr>
          </w:p>
          <w:p w14:paraId="5CFA484B" w14:textId="477E645C" w:rsidR="003A1925" w:rsidRPr="00E31823" w:rsidRDefault="00E31823" w:rsidP="007042B3">
            <w:pPr>
              <w:rPr>
                <w:rFonts w:ascii="Abadi" w:hAnsi="Abadi" w:cs="Mangal Pro"/>
                <w:noProof/>
                <w:sz w:val="20"/>
                <w:szCs w:val="20"/>
              </w:rPr>
            </w:pPr>
            <w:r>
              <w:rPr>
                <w:rFonts w:ascii="Abadi" w:hAnsi="Abadi" w:cs="Mangal Pro"/>
                <w:noProof/>
                <w:sz w:val="20"/>
                <w:szCs w:val="20"/>
              </w:rPr>
              <w:t>Before:</w:t>
            </w:r>
          </w:p>
          <w:p w14:paraId="17F91FA4" w14:textId="0609FDE8" w:rsidR="003A1925" w:rsidRPr="00E31823" w:rsidRDefault="003A1925" w:rsidP="003A1925">
            <w:pPr>
              <w:jc w:val="center"/>
              <w:rPr>
                <w:rFonts w:ascii="Abadi" w:hAnsi="Abadi" w:cs="Mangal Pro"/>
                <w:sz w:val="20"/>
                <w:szCs w:val="20"/>
              </w:rPr>
            </w:pPr>
            <w:r w:rsidRPr="00E31823">
              <w:rPr>
                <w:rFonts w:ascii="Abadi" w:hAnsi="Abadi" w:cs="Mangal Pro"/>
                <w:noProof/>
                <w:sz w:val="20"/>
                <w:szCs w:val="20"/>
              </w:rPr>
              <w:drawing>
                <wp:inline distT="0" distB="0" distL="0" distR="0" wp14:anchorId="485E55AB" wp14:editId="66095749">
                  <wp:extent cx="4202482" cy="1095084"/>
                  <wp:effectExtent l="0" t="0" r="7620" b="0"/>
                  <wp:docPr id="202672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97407" name=""/>
                          <pic:cNvPicPr/>
                        </pic:nvPicPr>
                        <pic:blipFill>
                          <a:blip r:embed="rId93"/>
                          <a:stretch>
                            <a:fillRect/>
                          </a:stretch>
                        </pic:blipFill>
                        <pic:spPr>
                          <a:xfrm>
                            <a:off x="0" y="0"/>
                            <a:ext cx="4337016" cy="1130141"/>
                          </a:xfrm>
                          <a:prstGeom prst="rect">
                            <a:avLst/>
                          </a:prstGeom>
                        </pic:spPr>
                      </pic:pic>
                    </a:graphicData>
                  </a:graphic>
                </wp:inline>
              </w:drawing>
            </w:r>
          </w:p>
          <w:p w14:paraId="08C4DF8F" w14:textId="4E3DF299" w:rsidR="003A1925" w:rsidRPr="00E31823" w:rsidRDefault="00E31823" w:rsidP="007042B3">
            <w:pPr>
              <w:rPr>
                <w:rFonts w:ascii="Abadi" w:hAnsi="Abadi" w:cs="Mangal Pro"/>
                <w:sz w:val="20"/>
                <w:szCs w:val="20"/>
              </w:rPr>
            </w:pPr>
            <w:r>
              <w:rPr>
                <w:rFonts w:ascii="Abadi" w:hAnsi="Abadi" w:cs="Mangal Pro"/>
                <w:sz w:val="20"/>
                <w:szCs w:val="20"/>
              </w:rPr>
              <w:t>After:</w:t>
            </w:r>
          </w:p>
          <w:p w14:paraId="1B10700F" w14:textId="77777777" w:rsidR="003A1925" w:rsidRPr="00E31823" w:rsidRDefault="003A1925" w:rsidP="00A36118">
            <w:pPr>
              <w:jc w:val="center"/>
              <w:rPr>
                <w:rFonts w:ascii="Abadi" w:hAnsi="Abadi" w:cs="Mangal Pro"/>
                <w:sz w:val="20"/>
                <w:szCs w:val="20"/>
              </w:rPr>
            </w:pPr>
            <w:r w:rsidRPr="00E31823">
              <w:rPr>
                <w:rFonts w:ascii="Abadi" w:hAnsi="Abadi" w:cs="Mangal Pro"/>
                <w:noProof/>
                <w:sz w:val="20"/>
                <w:szCs w:val="20"/>
              </w:rPr>
              <w:drawing>
                <wp:inline distT="0" distB="0" distL="0" distR="0" wp14:anchorId="266DDAF1" wp14:editId="21CA8698">
                  <wp:extent cx="4221857" cy="104775"/>
                  <wp:effectExtent l="0" t="0" r="7620" b="0"/>
                  <wp:docPr id="18108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033" name=""/>
                          <pic:cNvPicPr/>
                        </pic:nvPicPr>
                        <pic:blipFill>
                          <a:blip r:embed="rId94"/>
                          <a:stretch>
                            <a:fillRect/>
                          </a:stretch>
                        </pic:blipFill>
                        <pic:spPr>
                          <a:xfrm>
                            <a:off x="0" y="0"/>
                            <a:ext cx="5906602" cy="146586"/>
                          </a:xfrm>
                          <a:prstGeom prst="rect">
                            <a:avLst/>
                          </a:prstGeom>
                        </pic:spPr>
                      </pic:pic>
                    </a:graphicData>
                  </a:graphic>
                </wp:inline>
              </w:drawing>
            </w:r>
          </w:p>
          <w:p w14:paraId="24712BBD" w14:textId="21926D16" w:rsidR="00A36118" w:rsidRPr="00E31823" w:rsidRDefault="00A36118" w:rsidP="00A36118">
            <w:pPr>
              <w:jc w:val="center"/>
              <w:rPr>
                <w:rFonts w:ascii="Abadi" w:hAnsi="Abadi" w:cs="Mangal Pro"/>
                <w:sz w:val="20"/>
                <w:szCs w:val="20"/>
              </w:rPr>
            </w:pPr>
          </w:p>
        </w:tc>
        <w:tc>
          <w:tcPr>
            <w:tcW w:w="1956" w:type="dxa"/>
          </w:tcPr>
          <w:p w14:paraId="2F1ED400" w14:textId="6560F213" w:rsidR="0041277B" w:rsidRPr="0041277B" w:rsidRDefault="0041277B" w:rsidP="00921AA2">
            <w:pPr>
              <w:jc w:val="both"/>
              <w:rPr>
                <w:rFonts w:ascii="Abadi" w:hAnsi="Abadi" w:cs="Mangal Pro"/>
                <w:color w:val="C00000"/>
                <w:sz w:val="20"/>
                <w:szCs w:val="20"/>
              </w:rPr>
            </w:pPr>
            <w:r w:rsidRPr="0041277B">
              <w:rPr>
                <w:rFonts w:ascii="Abadi" w:hAnsi="Abadi" w:cs="Mangal Pro"/>
                <w:color w:val="C00000"/>
                <w:sz w:val="20"/>
                <w:szCs w:val="20"/>
              </w:rPr>
              <w:t>X Not Passed</w:t>
            </w:r>
          </w:p>
          <w:p w14:paraId="719333AB" w14:textId="4FACB168" w:rsidR="003A1925" w:rsidRPr="0094170B" w:rsidRDefault="00DD61CF" w:rsidP="00921AA2">
            <w:pPr>
              <w:jc w:val="both"/>
              <w:rPr>
                <w:rFonts w:ascii="Abadi" w:hAnsi="Abadi" w:cs="Mangal Pro"/>
                <w:sz w:val="20"/>
                <w:szCs w:val="20"/>
              </w:rPr>
            </w:pPr>
            <w:r w:rsidRPr="0094170B">
              <w:rPr>
                <w:rFonts w:ascii="Abadi" w:hAnsi="Abadi" w:cs="Mangal Pro"/>
                <w:sz w:val="20"/>
                <w:szCs w:val="20"/>
              </w:rPr>
              <w:t>The headings used are not in the correct order convention</w:t>
            </w:r>
            <w:r w:rsidR="00307033" w:rsidRPr="0094170B">
              <w:rPr>
                <w:rFonts w:ascii="Abadi" w:hAnsi="Abadi" w:cs="Mangal Pro"/>
                <w:sz w:val="20"/>
                <w:szCs w:val="20"/>
              </w:rPr>
              <w:t xml:space="preserve"> (starts from &lt;h1&gt;). Instead, I used &lt;h4&gt; as the leading heading</w:t>
            </w:r>
            <w:r w:rsidR="007042B3" w:rsidRPr="0094170B">
              <w:rPr>
                <w:rFonts w:ascii="Abadi" w:hAnsi="Abadi" w:cs="Mangal Pro"/>
                <w:sz w:val="20"/>
                <w:szCs w:val="20"/>
              </w:rPr>
              <w:t>.</w:t>
            </w:r>
          </w:p>
          <w:p w14:paraId="0CC93E2D" w14:textId="77777777" w:rsidR="00307033" w:rsidRPr="0094170B" w:rsidRDefault="00307033" w:rsidP="00921AA2">
            <w:pPr>
              <w:jc w:val="both"/>
              <w:rPr>
                <w:rFonts w:ascii="Abadi" w:hAnsi="Abadi" w:cs="Mangal Pro"/>
                <w:sz w:val="20"/>
                <w:szCs w:val="20"/>
              </w:rPr>
            </w:pPr>
          </w:p>
          <w:p w14:paraId="327147BC" w14:textId="77777777" w:rsidR="00E31823" w:rsidRPr="0041277B" w:rsidRDefault="00A36118" w:rsidP="00921AA2">
            <w:pPr>
              <w:jc w:val="both"/>
              <w:rPr>
                <w:rFonts w:ascii="Abadi" w:hAnsi="Abadi" w:cs="Segoe UI Symbol"/>
                <w:color w:val="275317" w:themeColor="accent6" w:themeShade="80"/>
                <w:sz w:val="20"/>
                <w:szCs w:val="20"/>
              </w:rPr>
            </w:pPr>
            <w:r w:rsidRPr="0041277B">
              <w:rPr>
                <w:rFonts w:ascii="Segoe UI Symbol" w:hAnsi="Segoe UI Symbol" w:cs="Segoe UI Symbol"/>
                <w:color w:val="275317" w:themeColor="accent6" w:themeShade="80"/>
                <w:sz w:val="20"/>
                <w:szCs w:val="20"/>
              </w:rPr>
              <w:t>✓</w:t>
            </w:r>
            <w:r w:rsidRPr="0041277B">
              <w:rPr>
                <w:rFonts w:ascii="Abadi" w:hAnsi="Abadi" w:cs="Segoe UI Symbol"/>
                <w:color w:val="275317" w:themeColor="accent6" w:themeShade="80"/>
                <w:sz w:val="20"/>
                <w:szCs w:val="20"/>
              </w:rPr>
              <w:t xml:space="preserve"> </w:t>
            </w:r>
            <w:r w:rsidR="00E31823" w:rsidRPr="0041277B">
              <w:rPr>
                <w:rFonts w:ascii="Abadi" w:hAnsi="Abadi" w:cs="Segoe UI Symbol"/>
                <w:color w:val="275317" w:themeColor="accent6" w:themeShade="80"/>
                <w:sz w:val="20"/>
                <w:szCs w:val="20"/>
              </w:rPr>
              <w:t>Passed</w:t>
            </w:r>
          </w:p>
          <w:p w14:paraId="24A7CAAD" w14:textId="69E5DD8D" w:rsidR="007042B3" w:rsidRPr="0094170B" w:rsidRDefault="007042B3" w:rsidP="00921AA2">
            <w:pPr>
              <w:jc w:val="both"/>
              <w:rPr>
                <w:rFonts w:ascii="Abadi" w:hAnsi="Abadi" w:cs="Mangal Pro"/>
                <w:sz w:val="20"/>
                <w:szCs w:val="20"/>
              </w:rPr>
            </w:pPr>
            <w:r w:rsidRPr="0094170B">
              <w:rPr>
                <w:rFonts w:ascii="Abadi" w:hAnsi="Abadi" w:cs="Mangal Pro"/>
                <w:sz w:val="20"/>
                <w:szCs w:val="20"/>
              </w:rPr>
              <w:t>Changed all &lt;h4&gt; headings to &lt;h1&gt;.</w:t>
            </w:r>
          </w:p>
        </w:tc>
      </w:tr>
      <w:tr w:rsidR="003A1925" w14:paraId="7748B123" w14:textId="77777777" w:rsidTr="00E47FB8">
        <w:tc>
          <w:tcPr>
            <w:tcW w:w="1546" w:type="dxa"/>
          </w:tcPr>
          <w:p w14:paraId="22D50DF6" w14:textId="77777777" w:rsidR="003A1925" w:rsidRDefault="003A1925" w:rsidP="003A1925">
            <w:pPr>
              <w:jc w:val="center"/>
              <w:rPr>
                <w:rFonts w:ascii="Abadi" w:hAnsi="Abadi" w:cs="Mangal Pro"/>
                <w:noProof/>
                <w:sz w:val="20"/>
                <w:szCs w:val="20"/>
              </w:rPr>
            </w:pPr>
          </w:p>
          <w:p w14:paraId="33179F79" w14:textId="77777777" w:rsidR="00426517" w:rsidRDefault="00426517" w:rsidP="003A1925">
            <w:pPr>
              <w:jc w:val="center"/>
              <w:rPr>
                <w:rFonts w:ascii="Abadi" w:hAnsi="Abadi" w:cs="Mangal Pro"/>
                <w:noProof/>
                <w:sz w:val="20"/>
                <w:szCs w:val="20"/>
              </w:rPr>
            </w:pPr>
          </w:p>
          <w:p w14:paraId="5A723403" w14:textId="77777777" w:rsidR="00F91FB8" w:rsidRDefault="00F91FB8" w:rsidP="003A1925">
            <w:pPr>
              <w:jc w:val="center"/>
              <w:rPr>
                <w:rFonts w:ascii="Abadi" w:hAnsi="Abadi" w:cs="Mangal Pro"/>
                <w:noProof/>
                <w:sz w:val="20"/>
                <w:szCs w:val="20"/>
              </w:rPr>
            </w:pPr>
          </w:p>
          <w:p w14:paraId="0A44AD27" w14:textId="77777777" w:rsidR="00F91FB8" w:rsidRDefault="00F91FB8" w:rsidP="003A1925">
            <w:pPr>
              <w:jc w:val="center"/>
              <w:rPr>
                <w:rFonts w:ascii="Abadi" w:hAnsi="Abadi" w:cs="Mangal Pro"/>
                <w:noProof/>
                <w:sz w:val="20"/>
                <w:szCs w:val="20"/>
              </w:rPr>
            </w:pPr>
          </w:p>
          <w:p w14:paraId="212CBB72" w14:textId="60F580D3" w:rsidR="00426517" w:rsidRPr="00426517" w:rsidRDefault="00426517" w:rsidP="003A1925">
            <w:pPr>
              <w:jc w:val="center"/>
              <w:rPr>
                <w:rFonts w:ascii="Abadi" w:hAnsi="Abadi" w:cs="Mangal Pro"/>
                <w:noProof/>
                <w:sz w:val="20"/>
                <w:szCs w:val="20"/>
              </w:rPr>
            </w:pPr>
            <w:r>
              <w:rPr>
                <w:rFonts w:ascii="Abadi" w:hAnsi="Abadi" w:cs="Mangal Pro"/>
                <w:noProof/>
                <w:sz w:val="20"/>
                <w:szCs w:val="20"/>
              </w:rPr>
              <w:t>Overv</w:t>
            </w:r>
            <w:r w:rsidR="00E47FB8">
              <w:rPr>
                <w:rFonts w:ascii="Abadi" w:hAnsi="Abadi" w:cs="Mangal Pro"/>
                <w:noProof/>
                <w:sz w:val="20"/>
                <w:szCs w:val="20"/>
              </w:rPr>
              <w:t>iew Page (overview.html)</w:t>
            </w:r>
          </w:p>
        </w:tc>
        <w:tc>
          <w:tcPr>
            <w:tcW w:w="6954" w:type="dxa"/>
          </w:tcPr>
          <w:p w14:paraId="41C8A040" w14:textId="77777777" w:rsidR="00F91FB8" w:rsidRPr="00E31823" w:rsidRDefault="00F91FB8" w:rsidP="00F91FB8">
            <w:pPr>
              <w:rPr>
                <w:rFonts w:ascii="Abadi" w:hAnsi="Abadi" w:cs="Mangal Pro"/>
                <w:noProof/>
                <w:sz w:val="20"/>
                <w:szCs w:val="20"/>
              </w:rPr>
            </w:pPr>
          </w:p>
          <w:p w14:paraId="2988DAA6" w14:textId="70C3AFAA" w:rsidR="00F91FB8" w:rsidRPr="00E31823" w:rsidRDefault="00E31823" w:rsidP="00F91FB8">
            <w:pPr>
              <w:rPr>
                <w:rFonts w:ascii="Abadi" w:hAnsi="Abadi" w:cs="Mangal Pro"/>
                <w:noProof/>
                <w:sz w:val="20"/>
                <w:szCs w:val="20"/>
              </w:rPr>
            </w:pPr>
            <w:r w:rsidRPr="00E31823">
              <w:rPr>
                <w:rFonts w:ascii="Abadi" w:hAnsi="Abadi" w:cs="Mangal Pro"/>
                <w:noProof/>
                <w:sz w:val="20"/>
                <w:szCs w:val="20"/>
              </w:rPr>
              <w:t>Before:</w:t>
            </w:r>
          </w:p>
          <w:p w14:paraId="00820268" w14:textId="1EE58A1A" w:rsidR="003A1925" w:rsidRPr="00E31823" w:rsidRDefault="003A1925" w:rsidP="003A1925">
            <w:pPr>
              <w:jc w:val="center"/>
              <w:rPr>
                <w:rFonts w:ascii="Abadi" w:hAnsi="Abadi" w:cs="Mangal Pro"/>
                <w:sz w:val="20"/>
                <w:szCs w:val="20"/>
              </w:rPr>
            </w:pPr>
            <w:r w:rsidRPr="00E31823">
              <w:rPr>
                <w:rFonts w:ascii="Abadi" w:hAnsi="Abadi" w:cs="Mangal Pro"/>
                <w:noProof/>
                <w:sz w:val="20"/>
                <w:szCs w:val="20"/>
              </w:rPr>
              <w:drawing>
                <wp:inline distT="0" distB="0" distL="0" distR="0" wp14:anchorId="66EFD751" wp14:editId="1A243065">
                  <wp:extent cx="4189956" cy="361155"/>
                  <wp:effectExtent l="0" t="0" r="1270" b="1270"/>
                  <wp:docPr id="6244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18563" name=""/>
                          <pic:cNvPicPr/>
                        </pic:nvPicPr>
                        <pic:blipFill>
                          <a:blip r:embed="rId95"/>
                          <a:stretch>
                            <a:fillRect/>
                          </a:stretch>
                        </pic:blipFill>
                        <pic:spPr>
                          <a:xfrm>
                            <a:off x="0" y="0"/>
                            <a:ext cx="4362338" cy="376014"/>
                          </a:xfrm>
                          <a:prstGeom prst="rect">
                            <a:avLst/>
                          </a:prstGeom>
                        </pic:spPr>
                      </pic:pic>
                    </a:graphicData>
                  </a:graphic>
                </wp:inline>
              </w:drawing>
            </w:r>
          </w:p>
          <w:p w14:paraId="00C2074B" w14:textId="77777777" w:rsidR="003A1925" w:rsidRDefault="003A1925" w:rsidP="003A1925">
            <w:pPr>
              <w:jc w:val="center"/>
              <w:rPr>
                <w:rFonts w:ascii="Abadi" w:hAnsi="Abadi" w:cs="Mangal Pro"/>
                <w:sz w:val="20"/>
                <w:szCs w:val="20"/>
              </w:rPr>
            </w:pPr>
          </w:p>
          <w:p w14:paraId="3E44BF2C" w14:textId="77777777" w:rsidR="00E31823" w:rsidRDefault="00E31823" w:rsidP="00E31823">
            <w:pPr>
              <w:rPr>
                <w:rFonts w:ascii="Abadi" w:hAnsi="Abadi" w:cs="Mangal Pro"/>
                <w:sz w:val="20"/>
                <w:szCs w:val="20"/>
              </w:rPr>
            </w:pPr>
          </w:p>
          <w:p w14:paraId="213FB5FF" w14:textId="77777777" w:rsidR="0041277B" w:rsidRDefault="0041277B" w:rsidP="00E31823">
            <w:pPr>
              <w:rPr>
                <w:rFonts w:ascii="Abadi" w:hAnsi="Abadi" w:cs="Mangal Pro"/>
                <w:sz w:val="20"/>
                <w:szCs w:val="20"/>
              </w:rPr>
            </w:pPr>
          </w:p>
          <w:p w14:paraId="3BD2539C" w14:textId="77777777" w:rsidR="0041277B" w:rsidRPr="00E31823" w:rsidRDefault="0041277B" w:rsidP="00E31823">
            <w:pPr>
              <w:rPr>
                <w:rFonts w:ascii="Abadi" w:hAnsi="Abadi" w:cs="Mangal Pro"/>
                <w:sz w:val="20"/>
                <w:szCs w:val="20"/>
              </w:rPr>
            </w:pPr>
          </w:p>
          <w:p w14:paraId="3AA4065D" w14:textId="12F4BA57" w:rsidR="00F91FB8" w:rsidRPr="00E31823" w:rsidRDefault="00E31823" w:rsidP="006163DF">
            <w:pPr>
              <w:rPr>
                <w:rFonts w:ascii="Abadi" w:hAnsi="Abadi" w:cs="Mangal Pro"/>
                <w:sz w:val="20"/>
                <w:szCs w:val="20"/>
              </w:rPr>
            </w:pPr>
            <w:r w:rsidRPr="00E31823">
              <w:rPr>
                <w:rFonts w:ascii="Abadi" w:hAnsi="Abadi" w:cs="Mangal Pro"/>
                <w:sz w:val="20"/>
                <w:szCs w:val="20"/>
              </w:rPr>
              <w:t>After:</w:t>
            </w:r>
          </w:p>
          <w:p w14:paraId="43C835AC" w14:textId="77777777" w:rsidR="003A1925" w:rsidRPr="00E31823" w:rsidRDefault="003A1925" w:rsidP="003A1925">
            <w:pPr>
              <w:jc w:val="center"/>
              <w:rPr>
                <w:rFonts w:ascii="Abadi" w:hAnsi="Abadi" w:cs="Mangal Pro"/>
                <w:sz w:val="20"/>
                <w:szCs w:val="20"/>
              </w:rPr>
            </w:pPr>
            <w:r w:rsidRPr="00E31823">
              <w:rPr>
                <w:rFonts w:ascii="Abadi" w:hAnsi="Abadi" w:cs="Mangal Pro"/>
                <w:noProof/>
                <w:sz w:val="20"/>
                <w:szCs w:val="20"/>
              </w:rPr>
              <w:drawing>
                <wp:inline distT="0" distB="0" distL="0" distR="0" wp14:anchorId="254E52D6" wp14:editId="166F8A01">
                  <wp:extent cx="4133215" cy="66399"/>
                  <wp:effectExtent l="0" t="0" r="0" b="0"/>
                  <wp:docPr id="25638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64713" name=""/>
                          <pic:cNvPicPr/>
                        </pic:nvPicPr>
                        <pic:blipFill>
                          <a:blip r:embed="rId96"/>
                          <a:stretch>
                            <a:fillRect/>
                          </a:stretch>
                        </pic:blipFill>
                        <pic:spPr>
                          <a:xfrm>
                            <a:off x="0" y="0"/>
                            <a:ext cx="6154823" cy="98876"/>
                          </a:xfrm>
                          <a:prstGeom prst="rect">
                            <a:avLst/>
                          </a:prstGeom>
                        </pic:spPr>
                      </pic:pic>
                    </a:graphicData>
                  </a:graphic>
                </wp:inline>
              </w:drawing>
            </w:r>
          </w:p>
          <w:p w14:paraId="164A4794" w14:textId="611CB4BB" w:rsidR="003A1925" w:rsidRPr="00E31823" w:rsidRDefault="003A1925" w:rsidP="003A1925">
            <w:pPr>
              <w:jc w:val="center"/>
              <w:rPr>
                <w:rFonts w:ascii="Abadi" w:hAnsi="Abadi" w:cs="Mangal Pro"/>
                <w:sz w:val="20"/>
                <w:szCs w:val="20"/>
              </w:rPr>
            </w:pPr>
          </w:p>
        </w:tc>
        <w:tc>
          <w:tcPr>
            <w:tcW w:w="1956" w:type="dxa"/>
          </w:tcPr>
          <w:p w14:paraId="29012F34" w14:textId="78A814F6" w:rsidR="0041277B" w:rsidRPr="0041277B" w:rsidRDefault="0041277B" w:rsidP="00F91FB8">
            <w:pPr>
              <w:jc w:val="both"/>
              <w:rPr>
                <w:rFonts w:ascii="Abadi" w:hAnsi="Abadi" w:cs="Mangal Pro"/>
                <w:color w:val="C00000"/>
                <w:sz w:val="20"/>
                <w:szCs w:val="20"/>
              </w:rPr>
            </w:pPr>
            <w:r w:rsidRPr="0041277B">
              <w:rPr>
                <w:rFonts w:ascii="Abadi" w:hAnsi="Abadi" w:cs="Mangal Pro"/>
                <w:color w:val="C00000"/>
                <w:sz w:val="20"/>
                <w:szCs w:val="20"/>
              </w:rPr>
              <w:t>X Not Passed</w:t>
            </w:r>
          </w:p>
          <w:p w14:paraId="191F2E27" w14:textId="2A841AB4" w:rsidR="00F91FB8" w:rsidRPr="0094170B" w:rsidRDefault="00F91FB8" w:rsidP="00F91FB8">
            <w:pPr>
              <w:jc w:val="both"/>
              <w:rPr>
                <w:rFonts w:ascii="Abadi" w:hAnsi="Abadi" w:cs="Mangal Pro"/>
                <w:sz w:val="20"/>
                <w:szCs w:val="20"/>
              </w:rPr>
            </w:pPr>
            <w:r w:rsidRPr="0094170B">
              <w:rPr>
                <w:rFonts w:ascii="Abadi" w:hAnsi="Abadi" w:cs="Mangal Pro"/>
                <w:sz w:val="20"/>
                <w:szCs w:val="20"/>
              </w:rPr>
              <w:t>The headings used are not in the correct order convention</w:t>
            </w:r>
            <w:r w:rsidR="006163DF" w:rsidRPr="0094170B">
              <w:rPr>
                <w:rFonts w:ascii="Abadi" w:hAnsi="Abadi" w:cs="Mangal Pro"/>
                <w:sz w:val="20"/>
                <w:szCs w:val="20"/>
              </w:rPr>
              <w:t xml:space="preserve">. </w:t>
            </w:r>
            <w:r w:rsidRPr="0094170B">
              <w:rPr>
                <w:rFonts w:ascii="Abadi" w:hAnsi="Abadi" w:cs="Mangal Pro"/>
                <w:sz w:val="20"/>
                <w:szCs w:val="20"/>
              </w:rPr>
              <w:t>Instead, I used &lt;h4&gt; as the leading heading.</w:t>
            </w:r>
          </w:p>
          <w:p w14:paraId="09158B35" w14:textId="77777777" w:rsidR="00F91FB8" w:rsidRPr="0094170B" w:rsidRDefault="00F91FB8" w:rsidP="00F91FB8">
            <w:pPr>
              <w:jc w:val="both"/>
              <w:rPr>
                <w:rFonts w:ascii="Abadi" w:hAnsi="Abadi" w:cs="Mangal Pro"/>
                <w:sz w:val="20"/>
                <w:szCs w:val="20"/>
              </w:rPr>
            </w:pPr>
          </w:p>
          <w:p w14:paraId="71A00F2D" w14:textId="77777777" w:rsidR="00E31823" w:rsidRPr="0041277B" w:rsidRDefault="00A36118" w:rsidP="00921AA2">
            <w:pPr>
              <w:jc w:val="both"/>
              <w:rPr>
                <w:rFonts w:ascii="Abadi" w:hAnsi="Abadi" w:cs="Segoe UI Symbol"/>
                <w:color w:val="275317" w:themeColor="accent6" w:themeShade="80"/>
                <w:sz w:val="20"/>
                <w:szCs w:val="20"/>
              </w:rPr>
            </w:pPr>
            <w:r w:rsidRPr="0041277B">
              <w:rPr>
                <w:rFonts w:ascii="Segoe UI Symbol" w:hAnsi="Segoe UI Symbol" w:cs="Segoe UI Symbol"/>
                <w:color w:val="275317" w:themeColor="accent6" w:themeShade="80"/>
                <w:sz w:val="20"/>
                <w:szCs w:val="20"/>
              </w:rPr>
              <w:t>✓</w:t>
            </w:r>
            <w:r w:rsidRPr="0041277B">
              <w:rPr>
                <w:rFonts w:ascii="Abadi" w:hAnsi="Abadi" w:cs="Segoe UI Symbol"/>
                <w:color w:val="275317" w:themeColor="accent6" w:themeShade="80"/>
                <w:sz w:val="20"/>
                <w:szCs w:val="20"/>
              </w:rPr>
              <w:t xml:space="preserve"> </w:t>
            </w:r>
            <w:r w:rsidR="00E31823" w:rsidRPr="0041277B">
              <w:rPr>
                <w:rFonts w:ascii="Abadi" w:hAnsi="Abadi" w:cs="Segoe UI Symbol"/>
                <w:color w:val="275317" w:themeColor="accent6" w:themeShade="80"/>
                <w:sz w:val="20"/>
                <w:szCs w:val="20"/>
              </w:rPr>
              <w:t>Passed</w:t>
            </w:r>
          </w:p>
          <w:p w14:paraId="3AA8C2DF" w14:textId="52250790" w:rsidR="003A1925" w:rsidRPr="0094170B" w:rsidRDefault="00F91FB8" w:rsidP="00921AA2">
            <w:pPr>
              <w:jc w:val="both"/>
              <w:rPr>
                <w:rFonts w:ascii="Abadi" w:hAnsi="Abadi" w:cs="Mangal Pro"/>
                <w:sz w:val="20"/>
                <w:szCs w:val="20"/>
              </w:rPr>
            </w:pPr>
            <w:r w:rsidRPr="0094170B">
              <w:rPr>
                <w:rFonts w:ascii="Abadi" w:hAnsi="Abadi" w:cs="Mangal Pro"/>
                <w:sz w:val="20"/>
                <w:szCs w:val="20"/>
              </w:rPr>
              <w:t>Changed all &lt;h4&gt; headings to &lt;h1&gt;.</w:t>
            </w:r>
          </w:p>
        </w:tc>
      </w:tr>
      <w:tr w:rsidR="003A1925" w14:paraId="29D6D0A0" w14:textId="77777777" w:rsidTr="00E47FB8">
        <w:tc>
          <w:tcPr>
            <w:tcW w:w="1546" w:type="dxa"/>
          </w:tcPr>
          <w:p w14:paraId="764CF4F1" w14:textId="77777777" w:rsidR="003A1925" w:rsidRPr="00E47FB8" w:rsidRDefault="003A1925" w:rsidP="003A1925">
            <w:pPr>
              <w:jc w:val="center"/>
              <w:rPr>
                <w:rFonts w:ascii="Abadi" w:hAnsi="Abadi" w:cs="Mangal Pro"/>
                <w:sz w:val="20"/>
                <w:szCs w:val="20"/>
              </w:rPr>
            </w:pPr>
          </w:p>
          <w:p w14:paraId="00D4096C" w14:textId="77777777" w:rsidR="00E47FB8" w:rsidRPr="00E47FB8" w:rsidRDefault="00E47FB8" w:rsidP="003A1925">
            <w:pPr>
              <w:jc w:val="center"/>
              <w:rPr>
                <w:rFonts w:ascii="Abadi" w:hAnsi="Abadi" w:cs="Mangal Pro"/>
                <w:sz w:val="20"/>
                <w:szCs w:val="20"/>
              </w:rPr>
            </w:pPr>
          </w:p>
          <w:p w14:paraId="256978C4" w14:textId="77777777" w:rsidR="00E47FB8" w:rsidRDefault="00E47FB8" w:rsidP="003A1925">
            <w:pPr>
              <w:jc w:val="center"/>
              <w:rPr>
                <w:rFonts w:ascii="Abadi" w:hAnsi="Abadi" w:cs="Mangal Pro"/>
                <w:sz w:val="20"/>
                <w:szCs w:val="20"/>
              </w:rPr>
            </w:pPr>
          </w:p>
          <w:p w14:paraId="61E8337F" w14:textId="77777777" w:rsidR="00E47FB8" w:rsidRPr="00E47FB8" w:rsidRDefault="00E47FB8" w:rsidP="003A1925">
            <w:pPr>
              <w:jc w:val="center"/>
              <w:rPr>
                <w:rFonts w:ascii="Abadi" w:hAnsi="Abadi" w:cs="Mangal Pro"/>
                <w:sz w:val="20"/>
                <w:szCs w:val="20"/>
              </w:rPr>
            </w:pPr>
          </w:p>
          <w:p w14:paraId="003A4797" w14:textId="77777777" w:rsidR="00E47FB8" w:rsidRPr="00E47FB8" w:rsidRDefault="00E47FB8" w:rsidP="003A1925">
            <w:pPr>
              <w:jc w:val="center"/>
              <w:rPr>
                <w:rFonts w:ascii="Abadi" w:hAnsi="Abadi" w:cs="Mangal Pro"/>
                <w:sz w:val="20"/>
                <w:szCs w:val="20"/>
              </w:rPr>
            </w:pPr>
          </w:p>
          <w:p w14:paraId="70D4C46E" w14:textId="77777777" w:rsidR="00E47FB8" w:rsidRDefault="00E47FB8" w:rsidP="003A1925">
            <w:pPr>
              <w:jc w:val="center"/>
              <w:rPr>
                <w:rFonts w:ascii="Abadi" w:hAnsi="Abadi" w:cs="Mangal Pro"/>
                <w:sz w:val="20"/>
                <w:szCs w:val="20"/>
              </w:rPr>
            </w:pPr>
            <w:r w:rsidRPr="00E47FB8">
              <w:rPr>
                <w:rFonts w:ascii="Abadi" w:hAnsi="Abadi" w:cs="Mangal Pro"/>
                <w:sz w:val="20"/>
                <w:szCs w:val="20"/>
              </w:rPr>
              <w:t>Calculator Page</w:t>
            </w:r>
          </w:p>
          <w:p w14:paraId="439F571C" w14:textId="5BB3A088" w:rsidR="00E47FB8" w:rsidRPr="00E47FB8" w:rsidRDefault="00E47FB8" w:rsidP="003A1925">
            <w:pPr>
              <w:jc w:val="center"/>
              <w:rPr>
                <w:rFonts w:ascii="Abadi" w:hAnsi="Abadi" w:cs="Mangal Pro"/>
                <w:sz w:val="20"/>
                <w:szCs w:val="20"/>
              </w:rPr>
            </w:pPr>
            <w:r>
              <w:rPr>
                <w:rFonts w:ascii="Abadi" w:hAnsi="Abadi" w:cs="Mangal Pro"/>
                <w:sz w:val="20"/>
                <w:szCs w:val="20"/>
              </w:rPr>
              <w:t>(calculator.html)</w:t>
            </w:r>
          </w:p>
        </w:tc>
        <w:tc>
          <w:tcPr>
            <w:tcW w:w="6954" w:type="dxa"/>
          </w:tcPr>
          <w:p w14:paraId="04CE858A" w14:textId="77777777" w:rsidR="003A1925" w:rsidRDefault="003A1925" w:rsidP="003A1925">
            <w:pPr>
              <w:jc w:val="center"/>
              <w:rPr>
                <w:rFonts w:ascii="Abadi" w:hAnsi="Abadi" w:cs="Mangal Pro"/>
                <w:noProof/>
                <w:sz w:val="20"/>
                <w:szCs w:val="20"/>
              </w:rPr>
            </w:pPr>
          </w:p>
          <w:p w14:paraId="7AE7F59A" w14:textId="54968673" w:rsidR="00E31823" w:rsidRPr="00E31823" w:rsidRDefault="00E31823" w:rsidP="00E31823">
            <w:pPr>
              <w:rPr>
                <w:rFonts w:ascii="Abadi" w:hAnsi="Abadi" w:cs="Mangal Pro"/>
                <w:noProof/>
                <w:sz w:val="20"/>
                <w:szCs w:val="20"/>
              </w:rPr>
            </w:pPr>
            <w:r w:rsidRPr="00E31823">
              <w:rPr>
                <w:rFonts w:ascii="Abadi" w:hAnsi="Abadi" w:cs="Mangal Pro"/>
                <w:noProof/>
                <w:sz w:val="20"/>
                <w:szCs w:val="20"/>
              </w:rPr>
              <w:t>Before:</w:t>
            </w:r>
          </w:p>
          <w:p w14:paraId="2394710A" w14:textId="77777777" w:rsidR="00102E11" w:rsidRPr="00E31823" w:rsidRDefault="00102E11" w:rsidP="003A1925">
            <w:pPr>
              <w:jc w:val="center"/>
              <w:rPr>
                <w:rFonts w:ascii="Abadi" w:hAnsi="Abadi" w:cs="Mangal Pro"/>
                <w:sz w:val="20"/>
                <w:szCs w:val="20"/>
              </w:rPr>
            </w:pPr>
            <w:r w:rsidRPr="00E31823">
              <w:rPr>
                <w:rFonts w:ascii="Abadi" w:hAnsi="Abadi" w:cs="Mangal Pro"/>
                <w:noProof/>
                <w:sz w:val="20"/>
                <w:szCs w:val="20"/>
              </w:rPr>
              <w:drawing>
                <wp:inline distT="0" distB="0" distL="0" distR="0" wp14:anchorId="06184D98" wp14:editId="6D6566E1">
                  <wp:extent cx="4152378" cy="1059487"/>
                  <wp:effectExtent l="0" t="0" r="635" b="7620"/>
                  <wp:docPr id="77059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3072" name=""/>
                          <pic:cNvPicPr/>
                        </pic:nvPicPr>
                        <pic:blipFill>
                          <a:blip r:embed="rId97"/>
                          <a:stretch>
                            <a:fillRect/>
                          </a:stretch>
                        </pic:blipFill>
                        <pic:spPr>
                          <a:xfrm>
                            <a:off x="0" y="0"/>
                            <a:ext cx="4170353" cy="1064073"/>
                          </a:xfrm>
                          <a:prstGeom prst="rect">
                            <a:avLst/>
                          </a:prstGeom>
                        </pic:spPr>
                      </pic:pic>
                    </a:graphicData>
                  </a:graphic>
                </wp:inline>
              </w:drawing>
            </w:r>
          </w:p>
          <w:p w14:paraId="65F26839" w14:textId="77777777" w:rsidR="00102E11" w:rsidRPr="00E31823" w:rsidRDefault="00102E11" w:rsidP="003A1925">
            <w:pPr>
              <w:jc w:val="center"/>
              <w:rPr>
                <w:rFonts w:ascii="Abadi" w:hAnsi="Abadi" w:cs="Mangal Pro"/>
                <w:sz w:val="20"/>
                <w:szCs w:val="20"/>
              </w:rPr>
            </w:pPr>
          </w:p>
          <w:p w14:paraId="07D3D8F3" w14:textId="77777777" w:rsidR="00E31823" w:rsidRDefault="00E31823" w:rsidP="00E31823">
            <w:pPr>
              <w:rPr>
                <w:rFonts w:ascii="Abadi" w:hAnsi="Abadi" w:cs="Mangal Pro"/>
                <w:sz w:val="20"/>
                <w:szCs w:val="20"/>
              </w:rPr>
            </w:pPr>
          </w:p>
          <w:p w14:paraId="14D11624" w14:textId="77777777" w:rsidR="0041277B" w:rsidRPr="00E31823" w:rsidRDefault="0041277B" w:rsidP="00E31823">
            <w:pPr>
              <w:rPr>
                <w:rFonts w:ascii="Abadi" w:hAnsi="Abadi" w:cs="Mangal Pro"/>
                <w:sz w:val="20"/>
                <w:szCs w:val="20"/>
              </w:rPr>
            </w:pPr>
          </w:p>
          <w:p w14:paraId="7872248E" w14:textId="20F0B49A" w:rsidR="0094170B" w:rsidRPr="00E31823" w:rsidRDefault="00E31823" w:rsidP="00E31823">
            <w:pPr>
              <w:rPr>
                <w:rFonts w:ascii="Abadi" w:hAnsi="Abadi" w:cs="Mangal Pro"/>
                <w:sz w:val="20"/>
                <w:szCs w:val="20"/>
              </w:rPr>
            </w:pPr>
            <w:r w:rsidRPr="00E31823">
              <w:rPr>
                <w:rFonts w:ascii="Abadi" w:hAnsi="Abadi" w:cs="Mangal Pro"/>
                <w:sz w:val="20"/>
                <w:szCs w:val="20"/>
              </w:rPr>
              <w:t>After:</w:t>
            </w:r>
          </w:p>
          <w:p w14:paraId="3B89C99F" w14:textId="51DFF98D" w:rsidR="00102E11" w:rsidRPr="007042B3" w:rsidRDefault="00102E11" w:rsidP="003A1925">
            <w:pPr>
              <w:jc w:val="center"/>
              <w:rPr>
                <w:rFonts w:ascii="Abadi" w:hAnsi="Abadi" w:cs="Mangal Pro"/>
                <w:b/>
                <w:bCs/>
                <w:sz w:val="20"/>
                <w:szCs w:val="20"/>
              </w:rPr>
            </w:pPr>
            <w:r w:rsidRPr="007042B3">
              <w:rPr>
                <w:rFonts w:ascii="Abadi" w:hAnsi="Abadi" w:cs="Mangal Pro"/>
                <w:noProof/>
                <w:sz w:val="20"/>
                <w:szCs w:val="20"/>
              </w:rPr>
              <w:drawing>
                <wp:inline distT="0" distB="0" distL="0" distR="0" wp14:anchorId="18758A97" wp14:editId="56760A15">
                  <wp:extent cx="4148322" cy="91919"/>
                  <wp:effectExtent l="0" t="0" r="0" b="3810"/>
                  <wp:docPr id="81810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5999" name=""/>
                          <pic:cNvPicPr/>
                        </pic:nvPicPr>
                        <pic:blipFill>
                          <a:blip r:embed="rId98"/>
                          <a:stretch>
                            <a:fillRect/>
                          </a:stretch>
                        </pic:blipFill>
                        <pic:spPr>
                          <a:xfrm>
                            <a:off x="0" y="0"/>
                            <a:ext cx="7606527" cy="168546"/>
                          </a:xfrm>
                          <a:prstGeom prst="rect">
                            <a:avLst/>
                          </a:prstGeom>
                        </pic:spPr>
                      </pic:pic>
                    </a:graphicData>
                  </a:graphic>
                </wp:inline>
              </w:drawing>
            </w:r>
          </w:p>
          <w:p w14:paraId="3AC07A89" w14:textId="4C7A2CDF" w:rsidR="00102E11" w:rsidRPr="007042B3" w:rsidRDefault="00102E11" w:rsidP="003A1925">
            <w:pPr>
              <w:jc w:val="center"/>
              <w:rPr>
                <w:rFonts w:ascii="Abadi" w:hAnsi="Abadi" w:cs="Mangal Pro"/>
                <w:b/>
                <w:bCs/>
                <w:sz w:val="20"/>
                <w:szCs w:val="20"/>
              </w:rPr>
            </w:pPr>
          </w:p>
        </w:tc>
        <w:tc>
          <w:tcPr>
            <w:tcW w:w="1956" w:type="dxa"/>
          </w:tcPr>
          <w:p w14:paraId="04978D08" w14:textId="51346714" w:rsidR="0041277B" w:rsidRPr="0041277B" w:rsidRDefault="0041277B" w:rsidP="00921AA2">
            <w:pPr>
              <w:jc w:val="both"/>
              <w:rPr>
                <w:rFonts w:ascii="Abadi" w:hAnsi="Abadi" w:cs="Mangal Pro"/>
                <w:color w:val="C00000"/>
                <w:sz w:val="20"/>
                <w:szCs w:val="20"/>
              </w:rPr>
            </w:pPr>
            <w:r w:rsidRPr="0041277B">
              <w:rPr>
                <w:rFonts w:ascii="Abadi" w:hAnsi="Abadi" w:cs="Mangal Pro"/>
                <w:color w:val="C00000"/>
                <w:sz w:val="20"/>
                <w:szCs w:val="20"/>
              </w:rPr>
              <w:t>X Not Passed</w:t>
            </w:r>
          </w:p>
          <w:p w14:paraId="018F6241" w14:textId="0EDE6363" w:rsidR="003A1925" w:rsidRPr="0094170B" w:rsidRDefault="00686912" w:rsidP="00921AA2">
            <w:pPr>
              <w:jc w:val="both"/>
              <w:rPr>
                <w:rFonts w:ascii="Abadi" w:hAnsi="Abadi" w:cs="Mangal Pro"/>
                <w:sz w:val="20"/>
                <w:szCs w:val="20"/>
              </w:rPr>
            </w:pPr>
            <w:r w:rsidRPr="0094170B">
              <w:rPr>
                <w:rFonts w:ascii="Abadi" w:hAnsi="Abadi" w:cs="Mangal Pro"/>
                <w:sz w:val="20"/>
                <w:szCs w:val="20"/>
              </w:rPr>
              <w:t xml:space="preserve">The unordered list (&lt;ul&gt;) </w:t>
            </w:r>
            <w:r w:rsidR="0094170B">
              <w:rPr>
                <w:rFonts w:ascii="Abadi" w:hAnsi="Abadi" w:cs="Mangal Pro"/>
                <w:sz w:val="20"/>
                <w:szCs w:val="20"/>
              </w:rPr>
              <w:t>items</w:t>
            </w:r>
            <w:r w:rsidRPr="0094170B">
              <w:rPr>
                <w:rFonts w:ascii="Abadi" w:hAnsi="Abadi" w:cs="Mangal Pro"/>
                <w:sz w:val="20"/>
                <w:szCs w:val="20"/>
              </w:rPr>
              <w:t xml:space="preserve"> are not stored in a list (&lt;li&gt;) container</w:t>
            </w:r>
            <w:r w:rsidR="006163DF" w:rsidRPr="0094170B">
              <w:rPr>
                <w:rFonts w:ascii="Abadi" w:hAnsi="Abadi" w:cs="Mangal Pro"/>
                <w:sz w:val="20"/>
                <w:szCs w:val="20"/>
              </w:rPr>
              <w:t>. The heading used is not in the correct order convention. Instead, I used &lt;h2&gt; as the leading heading.</w:t>
            </w:r>
          </w:p>
          <w:p w14:paraId="7BC2ADD1" w14:textId="77777777" w:rsidR="006163DF" w:rsidRPr="0094170B" w:rsidRDefault="006163DF" w:rsidP="00921AA2">
            <w:pPr>
              <w:jc w:val="both"/>
              <w:rPr>
                <w:rFonts w:ascii="Abadi" w:hAnsi="Abadi" w:cs="Mangal Pro"/>
                <w:sz w:val="20"/>
                <w:szCs w:val="20"/>
              </w:rPr>
            </w:pPr>
          </w:p>
          <w:p w14:paraId="08660DA8" w14:textId="77777777" w:rsidR="00E31823" w:rsidRPr="0041277B" w:rsidRDefault="0094170B" w:rsidP="0094170B">
            <w:pPr>
              <w:rPr>
                <w:rFonts w:ascii="Abadi" w:hAnsi="Abadi" w:cs="Segoe UI Symbol"/>
                <w:color w:val="275317" w:themeColor="accent6" w:themeShade="80"/>
                <w:sz w:val="20"/>
                <w:szCs w:val="20"/>
              </w:rPr>
            </w:pPr>
            <w:r w:rsidRPr="0041277B">
              <w:rPr>
                <w:rFonts w:ascii="Segoe UI Symbol" w:hAnsi="Segoe UI Symbol" w:cs="Segoe UI Symbol"/>
                <w:color w:val="275317" w:themeColor="accent6" w:themeShade="80"/>
                <w:sz w:val="20"/>
                <w:szCs w:val="20"/>
              </w:rPr>
              <w:t>✓</w:t>
            </w:r>
            <w:r w:rsidRPr="0041277B">
              <w:rPr>
                <w:rFonts w:ascii="Abadi" w:hAnsi="Abadi" w:cs="Segoe UI Symbol"/>
                <w:color w:val="275317" w:themeColor="accent6" w:themeShade="80"/>
                <w:sz w:val="20"/>
                <w:szCs w:val="20"/>
              </w:rPr>
              <w:t xml:space="preserve"> </w:t>
            </w:r>
            <w:r w:rsidR="00E31823" w:rsidRPr="0041277B">
              <w:rPr>
                <w:rFonts w:ascii="Abadi" w:hAnsi="Abadi" w:cs="Segoe UI Symbol"/>
                <w:color w:val="275317" w:themeColor="accent6" w:themeShade="80"/>
                <w:sz w:val="20"/>
                <w:szCs w:val="20"/>
              </w:rPr>
              <w:t>Passed</w:t>
            </w:r>
          </w:p>
          <w:p w14:paraId="29F6C605" w14:textId="47C91637" w:rsidR="006163DF" w:rsidRDefault="0094170B" w:rsidP="0094170B">
            <w:pPr>
              <w:rPr>
                <w:rFonts w:ascii="Abadi" w:hAnsi="Abadi" w:cs="Segoe UI Symbol"/>
                <w:sz w:val="20"/>
                <w:szCs w:val="20"/>
              </w:rPr>
            </w:pPr>
            <w:r>
              <w:rPr>
                <w:rFonts w:ascii="Abadi" w:hAnsi="Abadi" w:cs="Segoe UI Symbol"/>
                <w:sz w:val="20"/>
                <w:szCs w:val="20"/>
              </w:rPr>
              <w:t>Added &lt;li&gt; container for &lt;ul&gt; items.</w:t>
            </w:r>
          </w:p>
          <w:p w14:paraId="0529A620" w14:textId="3B826EE3" w:rsidR="0094170B" w:rsidRPr="0094170B" w:rsidRDefault="0094170B" w:rsidP="00921AA2">
            <w:pPr>
              <w:jc w:val="both"/>
              <w:rPr>
                <w:rFonts w:ascii="Abadi" w:hAnsi="Abadi" w:cs="Segoe UI Symbol"/>
                <w:sz w:val="20"/>
                <w:szCs w:val="20"/>
              </w:rPr>
            </w:pPr>
            <w:r w:rsidRPr="0094170B">
              <w:rPr>
                <w:rFonts w:ascii="Abadi" w:hAnsi="Abadi" w:cs="Mangal Pro"/>
                <w:sz w:val="20"/>
                <w:szCs w:val="20"/>
              </w:rPr>
              <w:t>Changed all &lt;h</w:t>
            </w:r>
            <w:r>
              <w:rPr>
                <w:rFonts w:ascii="Abadi" w:hAnsi="Abadi" w:cs="Mangal Pro"/>
                <w:sz w:val="20"/>
                <w:szCs w:val="20"/>
              </w:rPr>
              <w:t>2</w:t>
            </w:r>
            <w:r w:rsidRPr="0094170B">
              <w:rPr>
                <w:rFonts w:ascii="Abadi" w:hAnsi="Abadi" w:cs="Mangal Pro"/>
                <w:sz w:val="20"/>
                <w:szCs w:val="20"/>
              </w:rPr>
              <w:t>&gt; headings to &lt;h1&gt;.</w:t>
            </w:r>
          </w:p>
        </w:tc>
      </w:tr>
      <w:tr w:rsidR="003A1925" w14:paraId="570C46A3" w14:textId="77777777" w:rsidTr="00E47FB8">
        <w:tc>
          <w:tcPr>
            <w:tcW w:w="1546" w:type="dxa"/>
          </w:tcPr>
          <w:p w14:paraId="0E9688CB" w14:textId="77777777" w:rsidR="003A1925" w:rsidRDefault="003A1925" w:rsidP="003A1925">
            <w:pPr>
              <w:jc w:val="center"/>
              <w:rPr>
                <w:rFonts w:ascii="Abadi" w:hAnsi="Abadi" w:cs="Mangal Pro"/>
                <w:sz w:val="20"/>
                <w:szCs w:val="20"/>
              </w:rPr>
            </w:pPr>
          </w:p>
          <w:p w14:paraId="166A9228" w14:textId="77777777" w:rsidR="00E47FB8" w:rsidRDefault="00E47FB8" w:rsidP="003A1925">
            <w:pPr>
              <w:jc w:val="center"/>
              <w:rPr>
                <w:rFonts w:ascii="Abadi" w:hAnsi="Abadi" w:cs="Mangal Pro"/>
                <w:sz w:val="20"/>
                <w:szCs w:val="20"/>
              </w:rPr>
            </w:pPr>
            <w:r>
              <w:rPr>
                <w:rFonts w:ascii="Abadi" w:hAnsi="Abadi" w:cs="Mangal Pro"/>
                <w:sz w:val="20"/>
                <w:szCs w:val="20"/>
              </w:rPr>
              <w:t>About Page (about.html)</w:t>
            </w:r>
          </w:p>
          <w:p w14:paraId="706D3F27" w14:textId="49250059" w:rsidR="00E47FB8" w:rsidRPr="00E47FB8" w:rsidRDefault="00E47FB8" w:rsidP="003A1925">
            <w:pPr>
              <w:jc w:val="center"/>
              <w:rPr>
                <w:rFonts w:ascii="Abadi" w:hAnsi="Abadi" w:cs="Mangal Pro"/>
                <w:sz w:val="20"/>
                <w:szCs w:val="20"/>
              </w:rPr>
            </w:pPr>
          </w:p>
        </w:tc>
        <w:tc>
          <w:tcPr>
            <w:tcW w:w="6954" w:type="dxa"/>
          </w:tcPr>
          <w:p w14:paraId="7115B838" w14:textId="77777777" w:rsidR="00E47FB8" w:rsidRPr="007042B3" w:rsidRDefault="00E47FB8" w:rsidP="003A1925">
            <w:pPr>
              <w:jc w:val="center"/>
              <w:rPr>
                <w:rFonts w:ascii="Abadi" w:hAnsi="Abadi" w:cs="Mangal Pro"/>
                <w:b/>
                <w:bCs/>
                <w:sz w:val="20"/>
                <w:szCs w:val="20"/>
              </w:rPr>
            </w:pPr>
          </w:p>
          <w:p w14:paraId="01686921" w14:textId="1175D915" w:rsidR="003A1925" w:rsidRPr="007042B3" w:rsidRDefault="00EF6D98" w:rsidP="003A1925">
            <w:pPr>
              <w:jc w:val="center"/>
              <w:rPr>
                <w:rFonts w:ascii="Abadi" w:hAnsi="Abadi" w:cs="Mangal Pro"/>
                <w:b/>
                <w:bCs/>
                <w:sz w:val="20"/>
                <w:szCs w:val="20"/>
              </w:rPr>
            </w:pPr>
            <w:r w:rsidRPr="007042B3">
              <w:rPr>
                <w:rFonts w:ascii="Abadi" w:hAnsi="Abadi" w:cs="Mangal Pro"/>
                <w:noProof/>
                <w:sz w:val="20"/>
                <w:szCs w:val="20"/>
              </w:rPr>
              <w:drawing>
                <wp:inline distT="0" distB="0" distL="0" distR="0" wp14:anchorId="50E2F95D" wp14:editId="1B12F104">
                  <wp:extent cx="4158641" cy="73717"/>
                  <wp:effectExtent l="0" t="0" r="0" b="2540"/>
                  <wp:docPr id="349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0178" name=""/>
                          <pic:cNvPicPr/>
                        </pic:nvPicPr>
                        <pic:blipFill>
                          <a:blip r:embed="rId99"/>
                          <a:stretch>
                            <a:fillRect/>
                          </a:stretch>
                        </pic:blipFill>
                        <pic:spPr>
                          <a:xfrm>
                            <a:off x="0" y="0"/>
                            <a:ext cx="6976309" cy="123664"/>
                          </a:xfrm>
                          <a:prstGeom prst="rect">
                            <a:avLst/>
                          </a:prstGeom>
                        </pic:spPr>
                      </pic:pic>
                    </a:graphicData>
                  </a:graphic>
                </wp:inline>
              </w:drawing>
            </w:r>
          </w:p>
          <w:p w14:paraId="310E4A0A" w14:textId="7EAD13F1" w:rsidR="00EF6D98" w:rsidRPr="007042B3" w:rsidRDefault="00EF6D98" w:rsidP="003A1925">
            <w:pPr>
              <w:jc w:val="center"/>
              <w:rPr>
                <w:rFonts w:ascii="Abadi" w:hAnsi="Abadi" w:cs="Mangal Pro"/>
                <w:b/>
                <w:bCs/>
                <w:sz w:val="20"/>
                <w:szCs w:val="20"/>
              </w:rPr>
            </w:pPr>
          </w:p>
        </w:tc>
        <w:tc>
          <w:tcPr>
            <w:tcW w:w="1956" w:type="dxa"/>
          </w:tcPr>
          <w:p w14:paraId="3BDD2804" w14:textId="77777777" w:rsidR="00E31823" w:rsidRPr="0041277B" w:rsidRDefault="00E31823" w:rsidP="00E31823">
            <w:pPr>
              <w:rPr>
                <w:rFonts w:ascii="Abadi" w:hAnsi="Abadi" w:cs="Segoe UI Symbol"/>
                <w:color w:val="275317" w:themeColor="accent6" w:themeShade="80"/>
                <w:sz w:val="20"/>
                <w:szCs w:val="20"/>
              </w:rPr>
            </w:pPr>
            <w:r w:rsidRPr="0041277B">
              <w:rPr>
                <w:rFonts w:ascii="Segoe UI Symbol" w:hAnsi="Segoe UI Symbol" w:cs="Segoe UI Symbol"/>
                <w:color w:val="275317" w:themeColor="accent6" w:themeShade="80"/>
                <w:sz w:val="20"/>
                <w:szCs w:val="20"/>
              </w:rPr>
              <w:t>✓</w:t>
            </w:r>
            <w:r w:rsidRPr="0041277B">
              <w:rPr>
                <w:rFonts w:ascii="Abadi" w:hAnsi="Abadi" w:cs="Segoe UI Symbol"/>
                <w:color w:val="275317" w:themeColor="accent6" w:themeShade="80"/>
                <w:sz w:val="20"/>
                <w:szCs w:val="20"/>
              </w:rPr>
              <w:t xml:space="preserve"> Passed</w:t>
            </w:r>
          </w:p>
          <w:p w14:paraId="0C3B3927" w14:textId="157EC877" w:rsidR="003A1925" w:rsidRPr="00E31823" w:rsidRDefault="00E31823" w:rsidP="00E31823">
            <w:pPr>
              <w:rPr>
                <w:rFonts w:ascii="Abadi" w:hAnsi="Abadi" w:cs="Segoe UI Symbol"/>
                <w:sz w:val="20"/>
                <w:szCs w:val="20"/>
              </w:rPr>
            </w:pPr>
            <w:r>
              <w:rPr>
                <w:rFonts w:ascii="Abadi" w:hAnsi="Abadi" w:cs="Segoe UI Symbol"/>
                <w:sz w:val="20"/>
                <w:szCs w:val="20"/>
              </w:rPr>
              <w:t>No changes needed to be made.</w:t>
            </w:r>
          </w:p>
        </w:tc>
      </w:tr>
      <w:tr w:rsidR="00EF6D98" w14:paraId="27A9661D" w14:textId="77777777" w:rsidTr="0041277B">
        <w:trPr>
          <w:trHeight w:val="818"/>
        </w:trPr>
        <w:tc>
          <w:tcPr>
            <w:tcW w:w="1546" w:type="dxa"/>
          </w:tcPr>
          <w:p w14:paraId="20567051" w14:textId="0E4D5339" w:rsidR="00E47FB8" w:rsidRPr="00E47FB8" w:rsidRDefault="0041277B" w:rsidP="00E47FB8">
            <w:pPr>
              <w:jc w:val="center"/>
              <w:rPr>
                <w:rFonts w:ascii="Abadi" w:hAnsi="Abadi" w:cs="Mangal Pro"/>
                <w:sz w:val="20"/>
                <w:szCs w:val="20"/>
              </w:rPr>
            </w:pPr>
            <w:r>
              <w:rPr>
                <w:rFonts w:ascii="Abadi" w:hAnsi="Abadi" w:cs="Mangal Pro"/>
                <w:sz w:val="20"/>
                <w:szCs w:val="20"/>
              </w:rPr>
              <w:t xml:space="preserve">                    </w:t>
            </w:r>
            <w:r w:rsidR="00E47FB8">
              <w:rPr>
                <w:rFonts w:ascii="Abadi" w:hAnsi="Abadi" w:cs="Mangal Pro"/>
                <w:sz w:val="20"/>
                <w:szCs w:val="20"/>
              </w:rPr>
              <w:t>Stylesheet (styles.css)</w:t>
            </w:r>
          </w:p>
        </w:tc>
        <w:tc>
          <w:tcPr>
            <w:tcW w:w="6954" w:type="dxa"/>
          </w:tcPr>
          <w:p w14:paraId="70277B49" w14:textId="77777777" w:rsidR="0041277B" w:rsidRDefault="0041277B" w:rsidP="003A1925">
            <w:pPr>
              <w:jc w:val="center"/>
              <w:rPr>
                <w:rFonts w:ascii="Abadi" w:hAnsi="Abadi" w:cs="Mangal Pro"/>
                <w:noProof/>
                <w:sz w:val="20"/>
                <w:szCs w:val="20"/>
              </w:rPr>
            </w:pPr>
          </w:p>
          <w:p w14:paraId="2F1F9404" w14:textId="74D024FA" w:rsidR="00EF6D98" w:rsidRPr="007042B3" w:rsidRDefault="00EF6D98" w:rsidP="003A1925">
            <w:pPr>
              <w:jc w:val="center"/>
              <w:rPr>
                <w:rFonts w:ascii="Abadi" w:hAnsi="Abadi" w:cs="Mangal Pro"/>
                <w:noProof/>
                <w:sz w:val="20"/>
                <w:szCs w:val="20"/>
              </w:rPr>
            </w:pPr>
            <w:r w:rsidRPr="007042B3">
              <w:rPr>
                <w:rFonts w:ascii="Abadi" w:hAnsi="Abadi" w:cs="Mangal Pro"/>
                <w:noProof/>
                <w:sz w:val="20"/>
                <w:szCs w:val="20"/>
              </w:rPr>
              <w:drawing>
                <wp:inline distT="0" distB="0" distL="0" distR="0" wp14:anchorId="48AB9BDD" wp14:editId="62AE0E70">
                  <wp:extent cx="4265113" cy="306203"/>
                  <wp:effectExtent l="0" t="0" r="2540" b="0"/>
                  <wp:docPr id="85725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4777" name=""/>
                          <pic:cNvPicPr/>
                        </pic:nvPicPr>
                        <pic:blipFill>
                          <a:blip r:embed="rId100"/>
                          <a:stretch>
                            <a:fillRect/>
                          </a:stretch>
                        </pic:blipFill>
                        <pic:spPr>
                          <a:xfrm>
                            <a:off x="0" y="0"/>
                            <a:ext cx="4372134" cy="313886"/>
                          </a:xfrm>
                          <a:prstGeom prst="rect">
                            <a:avLst/>
                          </a:prstGeom>
                        </pic:spPr>
                      </pic:pic>
                    </a:graphicData>
                  </a:graphic>
                </wp:inline>
              </w:drawing>
            </w:r>
          </w:p>
        </w:tc>
        <w:tc>
          <w:tcPr>
            <w:tcW w:w="1956" w:type="dxa"/>
          </w:tcPr>
          <w:p w14:paraId="0E077C76" w14:textId="77777777" w:rsidR="0041277B" w:rsidRPr="0041277B" w:rsidRDefault="0041277B" w:rsidP="0041277B">
            <w:pPr>
              <w:rPr>
                <w:rFonts w:ascii="Abadi" w:hAnsi="Abadi" w:cs="Segoe UI Symbol"/>
                <w:color w:val="275317" w:themeColor="accent6" w:themeShade="80"/>
                <w:sz w:val="20"/>
                <w:szCs w:val="20"/>
              </w:rPr>
            </w:pPr>
            <w:r w:rsidRPr="0041277B">
              <w:rPr>
                <w:rFonts w:ascii="Segoe UI Symbol" w:hAnsi="Segoe UI Symbol" w:cs="Segoe UI Symbol"/>
                <w:color w:val="275317" w:themeColor="accent6" w:themeShade="80"/>
                <w:sz w:val="20"/>
                <w:szCs w:val="20"/>
              </w:rPr>
              <w:t>✓</w:t>
            </w:r>
            <w:r w:rsidRPr="0041277B">
              <w:rPr>
                <w:rFonts w:ascii="Abadi" w:hAnsi="Abadi" w:cs="Segoe UI Symbol"/>
                <w:color w:val="275317" w:themeColor="accent6" w:themeShade="80"/>
                <w:sz w:val="20"/>
                <w:szCs w:val="20"/>
              </w:rPr>
              <w:t xml:space="preserve"> Passed</w:t>
            </w:r>
          </w:p>
          <w:p w14:paraId="697E26F5" w14:textId="503E6D5E" w:rsidR="00EF6D98" w:rsidRPr="0094170B" w:rsidRDefault="0041277B" w:rsidP="0041277B">
            <w:pPr>
              <w:jc w:val="both"/>
              <w:rPr>
                <w:rFonts w:ascii="Abadi" w:hAnsi="Abadi" w:cs="Mangal Pro"/>
                <w:sz w:val="20"/>
                <w:szCs w:val="20"/>
              </w:rPr>
            </w:pPr>
            <w:r>
              <w:rPr>
                <w:rFonts w:ascii="Abadi" w:hAnsi="Abadi" w:cs="Segoe UI Symbol"/>
                <w:sz w:val="20"/>
                <w:szCs w:val="20"/>
              </w:rPr>
              <w:t>No changes needed to be made.</w:t>
            </w:r>
          </w:p>
        </w:tc>
      </w:tr>
    </w:tbl>
    <w:p w14:paraId="5CE58539" w14:textId="77777777" w:rsidR="003A1925" w:rsidRPr="003D0750" w:rsidRDefault="003A1925" w:rsidP="00921AA2">
      <w:pPr>
        <w:jc w:val="both"/>
        <w:rPr>
          <w:rFonts w:ascii="Abadi" w:hAnsi="Abadi" w:cs="Mangal Pro"/>
          <w:b/>
          <w:bCs/>
        </w:rPr>
      </w:pPr>
    </w:p>
    <w:p w14:paraId="557CD66A" w14:textId="77777777" w:rsidR="00624F86" w:rsidRPr="00B61874" w:rsidRDefault="00624F86">
      <w:pPr>
        <w:jc w:val="both"/>
        <w:rPr>
          <w:rFonts w:ascii="Abadi" w:hAnsi="Abadi"/>
          <w:b/>
          <w:bCs/>
          <w:noProof/>
        </w:rPr>
      </w:pPr>
      <w:r w:rsidRPr="00B61874">
        <w:rPr>
          <w:rFonts w:ascii="Abadi" w:hAnsi="Abadi"/>
          <w:b/>
          <w:bCs/>
          <w:noProof/>
        </w:rPr>
        <w:t>Feedback</w:t>
      </w:r>
    </w:p>
    <w:p w14:paraId="3F61DBA2" w14:textId="615E446E" w:rsidR="00DB6A53" w:rsidRPr="00B61874" w:rsidRDefault="00624F86">
      <w:pPr>
        <w:jc w:val="both"/>
        <w:rPr>
          <w:rFonts w:ascii="Abadi" w:hAnsi="Abadi"/>
          <w:noProof/>
        </w:rPr>
      </w:pPr>
      <w:r w:rsidRPr="00B61874">
        <w:rPr>
          <w:rFonts w:ascii="Abadi" w:hAnsi="Abadi"/>
          <w:noProof/>
        </w:rPr>
        <w:t>After finishing my website, I asked for feedback from three different people. Pseudonyms will be used for eacb person who gave feedback to protect their identities.</w:t>
      </w:r>
    </w:p>
    <w:p w14:paraId="4C2A77FB" w14:textId="356D6ED0" w:rsidR="00B33F79" w:rsidRDefault="00624F86" w:rsidP="00B33F79">
      <w:pPr>
        <w:pStyle w:val="ListParagraph"/>
        <w:numPr>
          <w:ilvl w:val="0"/>
          <w:numId w:val="30"/>
        </w:numPr>
        <w:jc w:val="both"/>
        <w:rPr>
          <w:rFonts w:ascii="Abadi" w:hAnsi="Abadi"/>
          <w:b/>
          <w:bCs/>
          <w:noProof/>
        </w:rPr>
      </w:pPr>
      <w:r w:rsidRPr="00624F86">
        <w:rPr>
          <w:rFonts w:ascii="Abadi" w:hAnsi="Abadi"/>
          <w:b/>
          <w:bCs/>
          <w:noProof/>
        </w:rPr>
        <w:t>Feedback of Person 1</w:t>
      </w:r>
    </w:p>
    <w:p w14:paraId="500B0655" w14:textId="7666358C" w:rsidR="00B33F79" w:rsidRDefault="00B33F79" w:rsidP="00B33F79">
      <w:pPr>
        <w:pStyle w:val="ListParagraph"/>
        <w:rPr>
          <w:rFonts w:ascii="Abadi" w:hAnsi="Abadi"/>
          <w:b/>
          <w:bCs/>
          <w:noProof/>
        </w:rPr>
      </w:pPr>
      <w:r>
        <w:rPr>
          <w:noProof/>
        </w:rPr>
        <w:lastRenderedPageBreak/>
        <w:drawing>
          <wp:inline distT="0" distB="0" distL="0" distR="0" wp14:anchorId="4A2123DC" wp14:editId="5E051E99">
            <wp:extent cx="5019675" cy="4543228"/>
            <wp:effectExtent l="0" t="0" r="0" b="0"/>
            <wp:docPr id="9817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009" name="Picture 98172009"/>
                    <pic:cNvPicPr/>
                  </pic:nvPicPr>
                  <pic:blipFill>
                    <a:blip r:embed="rId101">
                      <a:extLst>
                        <a:ext uri="{28A0092B-C50C-407E-A947-70E740481C1C}">
                          <a14:useLocalDpi xmlns:a14="http://schemas.microsoft.com/office/drawing/2010/main" val="0"/>
                        </a:ext>
                      </a:extLst>
                    </a:blip>
                    <a:stretch>
                      <a:fillRect/>
                    </a:stretch>
                  </pic:blipFill>
                  <pic:spPr>
                    <a:xfrm>
                      <a:off x="0" y="0"/>
                      <a:ext cx="5044038" cy="4565278"/>
                    </a:xfrm>
                    <a:prstGeom prst="rect">
                      <a:avLst/>
                    </a:prstGeom>
                  </pic:spPr>
                </pic:pic>
              </a:graphicData>
            </a:graphic>
          </wp:inline>
        </w:drawing>
      </w:r>
    </w:p>
    <w:p w14:paraId="1D508286" w14:textId="40536375" w:rsidR="00B33F79" w:rsidRDefault="00B33F79" w:rsidP="003678AE">
      <w:pPr>
        <w:pStyle w:val="ListParagraph"/>
        <w:jc w:val="both"/>
        <w:rPr>
          <w:rFonts w:ascii="Abadi" w:hAnsi="Abadi"/>
          <w:noProof/>
        </w:rPr>
      </w:pPr>
      <w:r w:rsidRPr="00B33F79">
        <w:rPr>
          <w:rFonts w:ascii="Abadi" w:hAnsi="Abadi"/>
          <w:noProof/>
        </w:rPr>
        <w:t xml:space="preserve">“Benzene” is a </w:t>
      </w:r>
      <w:r w:rsidR="00890582">
        <w:rPr>
          <w:rFonts w:ascii="Abadi" w:hAnsi="Abadi"/>
          <w:noProof/>
        </w:rPr>
        <w:t>Year 13 student in New Zealand who tends to be on his phone all the time</w:t>
      </w:r>
      <w:r w:rsidRPr="00B33F79">
        <w:rPr>
          <w:rFonts w:ascii="Abadi" w:hAnsi="Abadi"/>
          <w:noProof/>
        </w:rPr>
        <w:t>.</w:t>
      </w:r>
      <w:r w:rsidR="003678AE">
        <w:rPr>
          <w:rFonts w:ascii="Abadi" w:hAnsi="Abadi"/>
          <w:noProof/>
        </w:rPr>
        <w:t xml:space="preserve"> He likes the overall website with its appearance and functionality. He also highlights the</w:t>
      </w:r>
      <w:r w:rsidR="00E12DBA">
        <w:rPr>
          <w:rFonts w:ascii="Abadi" w:hAnsi="Abadi"/>
          <w:noProof/>
        </w:rPr>
        <w:t xml:space="preserve"> easy navigation,</w:t>
      </w:r>
      <w:r w:rsidR="003678AE">
        <w:rPr>
          <w:rFonts w:ascii="Abadi" w:hAnsi="Abadi"/>
          <w:noProof/>
        </w:rPr>
        <w:t xml:space="preserve"> good colour combination choice</w:t>
      </w:r>
      <w:r w:rsidR="00E12DBA">
        <w:rPr>
          <w:rFonts w:ascii="Abadi" w:hAnsi="Abadi"/>
          <w:noProof/>
        </w:rPr>
        <w:t>,</w:t>
      </w:r>
      <w:r w:rsidR="003678AE">
        <w:rPr>
          <w:rFonts w:ascii="Abadi" w:hAnsi="Abadi"/>
          <w:noProof/>
        </w:rPr>
        <w:t xml:space="preserve"> and visible text</w:t>
      </w:r>
      <w:r w:rsidR="003B40FA">
        <w:rPr>
          <w:rFonts w:ascii="Abadi" w:hAnsi="Abadi"/>
          <w:noProof/>
        </w:rPr>
        <w:t xml:space="preserve">s. Lastly, he wishes for </w:t>
      </w:r>
      <w:r w:rsidR="00D160DE">
        <w:rPr>
          <w:rFonts w:ascii="Abadi" w:hAnsi="Abadi"/>
          <w:noProof/>
        </w:rPr>
        <w:t>my</w:t>
      </w:r>
      <w:r w:rsidR="003B40FA">
        <w:rPr>
          <w:rFonts w:ascii="Abadi" w:hAnsi="Abadi"/>
          <w:noProof/>
        </w:rPr>
        <w:t xml:space="preserve"> website to be</w:t>
      </w:r>
      <w:r w:rsidR="00DB6A53">
        <w:rPr>
          <w:rFonts w:ascii="Abadi" w:hAnsi="Abadi"/>
          <w:noProof/>
        </w:rPr>
        <w:t xml:space="preserve"> publicised to reach more users </w:t>
      </w:r>
      <w:r w:rsidR="00890582">
        <w:rPr>
          <w:rFonts w:ascii="Abadi" w:hAnsi="Abadi"/>
          <w:noProof/>
        </w:rPr>
        <w:t>like him</w:t>
      </w:r>
      <w:r w:rsidR="00DB6A53">
        <w:rPr>
          <w:rFonts w:ascii="Abadi" w:hAnsi="Abadi"/>
          <w:noProof/>
        </w:rPr>
        <w:t xml:space="preserve"> can use it</w:t>
      </w:r>
      <w:r w:rsidR="00890582">
        <w:rPr>
          <w:rFonts w:ascii="Abadi" w:hAnsi="Abadi"/>
          <w:noProof/>
        </w:rPr>
        <w:t xml:space="preserve"> and reduce their time on their devices.</w:t>
      </w:r>
    </w:p>
    <w:p w14:paraId="4BCCC34D" w14:textId="77777777" w:rsidR="00DB6A53" w:rsidRPr="003678AE" w:rsidRDefault="00DB6A53" w:rsidP="003678AE">
      <w:pPr>
        <w:pStyle w:val="ListParagraph"/>
        <w:jc w:val="both"/>
        <w:rPr>
          <w:rFonts w:ascii="Abadi" w:hAnsi="Abadi"/>
          <w:noProof/>
        </w:rPr>
      </w:pPr>
    </w:p>
    <w:p w14:paraId="18778695" w14:textId="77777777" w:rsidR="00624F86" w:rsidRDefault="00624F86" w:rsidP="00624F86">
      <w:pPr>
        <w:pStyle w:val="ListParagraph"/>
        <w:numPr>
          <w:ilvl w:val="0"/>
          <w:numId w:val="30"/>
        </w:numPr>
        <w:jc w:val="both"/>
        <w:rPr>
          <w:rFonts w:ascii="Abadi" w:hAnsi="Abadi"/>
          <w:b/>
          <w:bCs/>
          <w:noProof/>
        </w:rPr>
      </w:pPr>
      <w:r w:rsidRPr="00624F86">
        <w:rPr>
          <w:rFonts w:ascii="Abadi" w:hAnsi="Abadi"/>
          <w:b/>
          <w:bCs/>
          <w:noProof/>
        </w:rPr>
        <w:t>Feedback of Person 2</w:t>
      </w:r>
    </w:p>
    <w:p w14:paraId="6C8CB846" w14:textId="469EEB39" w:rsidR="001054F0" w:rsidRDefault="00DB6A53" w:rsidP="001054F0">
      <w:pPr>
        <w:pStyle w:val="ListParagraph"/>
        <w:rPr>
          <w:rFonts w:ascii="Abadi" w:hAnsi="Abadi"/>
          <w:b/>
          <w:bCs/>
          <w:noProof/>
        </w:rPr>
      </w:pPr>
      <w:r>
        <w:rPr>
          <w:rFonts w:ascii="Abadi" w:hAnsi="Abadi"/>
          <w:b/>
          <w:bCs/>
          <w:noProof/>
        </w:rPr>
        <w:drawing>
          <wp:inline distT="0" distB="0" distL="0" distR="0" wp14:anchorId="59B2BAB4" wp14:editId="3B589177">
            <wp:extent cx="5000625" cy="3796030"/>
            <wp:effectExtent l="0" t="0" r="9525" b="0"/>
            <wp:docPr id="16732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086" name="Picture 167325086"/>
                    <pic:cNvPicPr/>
                  </pic:nvPicPr>
                  <pic:blipFill>
                    <a:blip r:embed="rId102">
                      <a:extLst>
                        <a:ext uri="{28A0092B-C50C-407E-A947-70E740481C1C}">
                          <a14:useLocalDpi xmlns:a14="http://schemas.microsoft.com/office/drawing/2010/main" val="0"/>
                        </a:ext>
                      </a:extLst>
                    </a:blip>
                    <a:stretch>
                      <a:fillRect/>
                    </a:stretch>
                  </pic:blipFill>
                  <pic:spPr>
                    <a:xfrm>
                      <a:off x="0" y="0"/>
                      <a:ext cx="5005494" cy="3799726"/>
                    </a:xfrm>
                    <a:prstGeom prst="rect">
                      <a:avLst/>
                    </a:prstGeom>
                  </pic:spPr>
                </pic:pic>
              </a:graphicData>
            </a:graphic>
          </wp:inline>
        </w:drawing>
      </w:r>
    </w:p>
    <w:p w14:paraId="5AD9FEF0" w14:textId="610038F2" w:rsidR="00387584" w:rsidRDefault="00DB6A53" w:rsidP="00387584">
      <w:pPr>
        <w:pStyle w:val="ListParagraph"/>
        <w:jc w:val="both"/>
        <w:rPr>
          <w:rFonts w:ascii="Abadi" w:hAnsi="Abadi"/>
          <w:noProof/>
        </w:rPr>
      </w:pPr>
      <w:r>
        <w:rPr>
          <w:rFonts w:ascii="Abadi" w:hAnsi="Abadi"/>
          <w:noProof/>
        </w:rPr>
        <w:lastRenderedPageBreak/>
        <w:t xml:space="preserve">“Lottie” is a Year 11 student in New Zealand who just started taking up Digitial Technologies as one of her options. She comments on the clean appearance of the website and it works as how it is supposed to. </w:t>
      </w:r>
      <w:r w:rsidR="00400027">
        <w:rPr>
          <w:rFonts w:ascii="Abadi" w:hAnsi="Abadi"/>
          <w:noProof/>
        </w:rPr>
        <w:t xml:space="preserve">Although, she prefers </w:t>
      </w:r>
      <w:r w:rsidR="00595B30">
        <w:rPr>
          <w:rFonts w:ascii="Abadi" w:hAnsi="Abadi"/>
          <w:noProof/>
        </w:rPr>
        <w:t xml:space="preserve">the corners to be sharp than round for some elements such as the images and cells in the calculator. </w:t>
      </w:r>
    </w:p>
    <w:p w14:paraId="62BEC8AB" w14:textId="77777777" w:rsidR="00387584" w:rsidRDefault="00387584" w:rsidP="00387584">
      <w:pPr>
        <w:pStyle w:val="ListParagraph"/>
        <w:jc w:val="both"/>
        <w:rPr>
          <w:rFonts w:ascii="Abadi" w:hAnsi="Abadi"/>
          <w:noProof/>
        </w:rPr>
      </w:pPr>
    </w:p>
    <w:p w14:paraId="4B23E30B" w14:textId="5AF36592" w:rsidR="00387584" w:rsidRDefault="00387584" w:rsidP="00387584">
      <w:pPr>
        <w:pStyle w:val="ListParagraph"/>
        <w:jc w:val="both"/>
        <w:rPr>
          <w:rFonts w:ascii="Abadi" w:hAnsi="Abadi"/>
          <w:noProof/>
        </w:rPr>
      </w:pPr>
      <w:r>
        <w:rPr>
          <w:rFonts w:ascii="Abadi" w:hAnsi="Abadi"/>
          <w:noProof/>
        </w:rPr>
        <w:t>I tried removing the border radius for the images and calculator cells to match her preference, but it does not look any better in my opinion. So, I switched back to the original look of the imag</w:t>
      </w:r>
      <w:r w:rsidR="00460B24">
        <w:rPr>
          <w:rFonts w:ascii="Abadi" w:hAnsi="Abadi"/>
          <w:noProof/>
        </w:rPr>
        <w:t>es and calculator cells to make it look cleaner.</w:t>
      </w:r>
    </w:p>
    <w:p w14:paraId="13A34D75" w14:textId="77777777" w:rsidR="00460B24" w:rsidRDefault="00460B24" w:rsidP="00387584">
      <w:pPr>
        <w:pStyle w:val="ListParagraph"/>
        <w:jc w:val="both"/>
        <w:rPr>
          <w:rFonts w:ascii="Abadi" w:hAnsi="Abadi"/>
          <w:noProof/>
        </w:rPr>
      </w:pPr>
    </w:p>
    <w:p w14:paraId="6105E716" w14:textId="7DA57603" w:rsidR="00460B24" w:rsidRPr="00387584" w:rsidRDefault="00460B24" w:rsidP="00387584">
      <w:pPr>
        <w:pStyle w:val="ListParagraph"/>
        <w:jc w:val="both"/>
        <w:rPr>
          <w:rFonts w:ascii="Abadi" w:hAnsi="Abadi"/>
          <w:noProof/>
        </w:rPr>
      </w:pPr>
      <w:r>
        <w:rPr>
          <w:rFonts w:ascii="Abadi" w:hAnsi="Abadi"/>
          <w:noProof/>
        </w:rPr>
        <w:t xml:space="preserve">Overall, she </w:t>
      </w:r>
      <w:r w:rsidR="00825725">
        <w:rPr>
          <w:rFonts w:ascii="Abadi" w:hAnsi="Abadi"/>
          <w:noProof/>
        </w:rPr>
        <w:t>likes the purpose of the website as it wants to address the problem of children being on their devices most of the time.</w:t>
      </w:r>
    </w:p>
    <w:p w14:paraId="6135EB32" w14:textId="2A1A34C3" w:rsidR="001054F0" w:rsidRPr="00624F86" w:rsidRDefault="001054F0" w:rsidP="001054F0">
      <w:pPr>
        <w:pStyle w:val="ListParagraph"/>
        <w:jc w:val="both"/>
        <w:rPr>
          <w:rFonts w:ascii="Abadi" w:hAnsi="Abadi"/>
          <w:b/>
          <w:bCs/>
          <w:noProof/>
        </w:rPr>
      </w:pPr>
    </w:p>
    <w:p w14:paraId="3C72B3F5" w14:textId="77777777" w:rsidR="00624F86" w:rsidRDefault="00624F86" w:rsidP="00624F86">
      <w:pPr>
        <w:pStyle w:val="ListParagraph"/>
        <w:numPr>
          <w:ilvl w:val="0"/>
          <w:numId w:val="30"/>
        </w:numPr>
        <w:jc w:val="both"/>
        <w:rPr>
          <w:rFonts w:ascii="Abadi" w:hAnsi="Abadi"/>
          <w:b/>
          <w:bCs/>
          <w:noProof/>
        </w:rPr>
      </w:pPr>
      <w:r w:rsidRPr="00624F86">
        <w:rPr>
          <w:rFonts w:ascii="Abadi" w:hAnsi="Abadi"/>
          <w:b/>
          <w:bCs/>
          <w:noProof/>
        </w:rPr>
        <w:t>Feedback of Person 3</w:t>
      </w:r>
    </w:p>
    <w:p w14:paraId="4837AB68" w14:textId="45D73158" w:rsidR="00775435" w:rsidRDefault="00B5721D" w:rsidP="00775435">
      <w:pPr>
        <w:pStyle w:val="ListParagraph"/>
        <w:jc w:val="both"/>
        <w:rPr>
          <w:rFonts w:ascii="Abadi" w:hAnsi="Abadi"/>
          <w:noProof/>
        </w:rPr>
      </w:pPr>
      <w:r w:rsidRPr="00B5721D">
        <w:rPr>
          <w:rFonts w:ascii="Abadi" w:hAnsi="Abadi"/>
          <w:noProof/>
        </w:rPr>
        <w:drawing>
          <wp:inline distT="0" distB="0" distL="0" distR="0" wp14:anchorId="6B8CDFA6" wp14:editId="101F82CA">
            <wp:extent cx="5784901" cy="3686175"/>
            <wp:effectExtent l="0" t="0" r="6350" b="0"/>
            <wp:docPr id="213995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3852" name=""/>
                    <pic:cNvPicPr/>
                  </pic:nvPicPr>
                  <pic:blipFill>
                    <a:blip r:embed="rId103"/>
                    <a:stretch>
                      <a:fillRect/>
                    </a:stretch>
                  </pic:blipFill>
                  <pic:spPr>
                    <a:xfrm>
                      <a:off x="0" y="0"/>
                      <a:ext cx="5798120" cy="3694598"/>
                    </a:xfrm>
                    <a:prstGeom prst="rect">
                      <a:avLst/>
                    </a:prstGeom>
                  </pic:spPr>
                </pic:pic>
              </a:graphicData>
            </a:graphic>
          </wp:inline>
        </w:drawing>
      </w:r>
    </w:p>
    <w:p w14:paraId="4108FF39" w14:textId="63959F90" w:rsidR="00944092" w:rsidRDefault="00944092" w:rsidP="00775435">
      <w:pPr>
        <w:pStyle w:val="ListParagraph"/>
        <w:jc w:val="both"/>
        <w:rPr>
          <w:rFonts w:ascii="Abadi" w:hAnsi="Abadi"/>
          <w:noProof/>
        </w:rPr>
      </w:pPr>
      <w:r w:rsidRPr="00944092">
        <w:rPr>
          <w:rFonts w:ascii="Abadi" w:hAnsi="Abadi"/>
          <w:noProof/>
        </w:rPr>
        <w:drawing>
          <wp:inline distT="0" distB="0" distL="0" distR="0" wp14:anchorId="7E174754" wp14:editId="2018F0CF">
            <wp:extent cx="5798185" cy="311903"/>
            <wp:effectExtent l="0" t="0" r="0" b="0"/>
            <wp:docPr id="8057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71235" name=""/>
                    <pic:cNvPicPr/>
                  </pic:nvPicPr>
                  <pic:blipFill>
                    <a:blip r:embed="rId104"/>
                    <a:stretch>
                      <a:fillRect/>
                    </a:stretch>
                  </pic:blipFill>
                  <pic:spPr>
                    <a:xfrm>
                      <a:off x="0" y="0"/>
                      <a:ext cx="5900467" cy="317405"/>
                    </a:xfrm>
                    <a:prstGeom prst="rect">
                      <a:avLst/>
                    </a:prstGeom>
                  </pic:spPr>
                </pic:pic>
              </a:graphicData>
            </a:graphic>
          </wp:inline>
        </w:drawing>
      </w:r>
    </w:p>
    <w:p w14:paraId="264AAD6F" w14:textId="089458B6" w:rsidR="00944092" w:rsidRDefault="00944092" w:rsidP="00775435">
      <w:pPr>
        <w:pStyle w:val="ListParagraph"/>
        <w:jc w:val="both"/>
        <w:rPr>
          <w:rFonts w:ascii="Abadi" w:hAnsi="Abadi"/>
          <w:noProof/>
        </w:rPr>
      </w:pPr>
      <w:r>
        <w:rPr>
          <w:rFonts w:ascii="Abadi" w:hAnsi="Abadi"/>
          <w:noProof/>
        </w:rPr>
        <w:t xml:space="preserve">Person 3 is a professional </w:t>
      </w:r>
      <w:r w:rsidR="00400027">
        <w:rPr>
          <w:rFonts w:ascii="Abadi" w:hAnsi="Abadi"/>
          <w:noProof/>
        </w:rPr>
        <w:t xml:space="preserve">software assistant manager in </w:t>
      </w:r>
      <w:r w:rsidR="00890582">
        <w:rPr>
          <w:rFonts w:ascii="Abadi" w:hAnsi="Abadi"/>
          <w:noProof/>
        </w:rPr>
        <w:t xml:space="preserve">a software company. </w:t>
      </w:r>
      <w:r w:rsidR="00387584">
        <w:rPr>
          <w:rFonts w:ascii="Abadi" w:hAnsi="Abadi"/>
          <w:noProof/>
        </w:rPr>
        <w:t xml:space="preserve">He </w:t>
      </w:r>
      <w:r w:rsidR="007B77A0">
        <w:rPr>
          <w:rFonts w:ascii="Abadi" w:hAnsi="Abadi"/>
          <w:noProof/>
        </w:rPr>
        <w:t>provided a thorough and constructive feedback on the website.</w:t>
      </w:r>
      <w:r w:rsidR="009F581B">
        <w:rPr>
          <w:rFonts w:ascii="Abadi" w:hAnsi="Abadi"/>
          <w:noProof/>
        </w:rPr>
        <w:t xml:space="preserve"> He highlights </w:t>
      </w:r>
      <w:r w:rsidR="00450895">
        <w:rPr>
          <w:rFonts w:ascii="Abadi" w:hAnsi="Abadi"/>
          <w:noProof/>
        </w:rPr>
        <w:t>the website</w:t>
      </w:r>
      <w:r w:rsidR="00C97280">
        <w:rPr>
          <w:rFonts w:ascii="Abadi" w:hAnsi="Abadi"/>
          <w:noProof/>
        </w:rPr>
        <w:t>’s purpose is not biased an</w:t>
      </w:r>
      <w:r w:rsidR="00D20CDA">
        <w:rPr>
          <w:rFonts w:ascii="Abadi" w:hAnsi="Abadi"/>
          <w:noProof/>
        </w:rPr>
        <w:t xml:space="preserve">d well-researched based on a supporting study. He also </w:t>
      </w:r>
      <w:r w:rsidR="00E67140">
        <w:rPr>
          <w:rFonts w:ascii="Abadi" w:hAnsi="Abadi"/>
          <w:noProof/>
        </w:rPr>
        <w:t>commends on the balanced design and layout being clean with a good colour palette and font choice.</w:t>
      </w:r>
      <w:r w:rsidR="00AA33F7">
        <w:rPr>
          <w:rFonts w:ascii="Abadi" w:hAnsi="Abadi"/>
          <w:noProof/>
        </w:rPr>
        <w:t xml:space="preserve"> </w:t>
      </w:r>
      <w:r w:rsidR="006F095E">
        <w:rPr>
          <w:rFonts w:ascii="Abadi" w:hAnsi="Abadi"/>
          <w:noProof/>
        </w:rPr>
        <w:t>He suggested that the website c</w:t>
      </w:r>
      <w:r w:rsidR="002839F9">
        <w:rPr>
          <w:rFonts w:ascii="Abadi" w:hAnsi="Abadi"/>
          <w:noProof/>
        </w:rPr>
        <w:t>ould be improved by adding more content from more sources related to the current one being used</w:t>
      </w:r>
      <w:r w:rsidR="005E34CC">
        <w:rPr>
          <w:rFonts w:ascii="Abadi" w:hAnsi="Abadi"/>
          <w:noProof/>
        </w:rPr>
        <w:t>, and to use the Sans-Serif font for better readability</w:t>
      </w:r>
      <w:r w:rsidR="00A26F2B">
        <w:rPr>
          <w:rFonts w:ascii="Abadi" w:hAnsi="Abadi"/>
          <w:noProof/>
        </w:rPr>
        <w:t>.</w:t>
      </w:r>
    </w:p>
    <w:p w14:paraId="4F163CA7" w14:textId="77777777" w:rsidR="00A26F2B" w:rsidRDefault="00A26F2B" w:rsidP="00775435">
      <w:pPr>
        <w:pStyle w:val="ListParagraph"/>
        <w:jc w:val="both"/>
        <w:rPr>
          <w:rFonts w:ascii="Abadi" w:hAnsi="Abadi"/>
          <w:noProof/>
        </w:rPr>
      </w:pPr>
    </w:p>
    <w:p w14:paraId="5D488FE1" w14:textId="29479672" w:rsidR="00A26F2B" w:rsidRPr="00775435" w:rsidRDefault="00A26F2B" w:rsidP="00775435">
      <w:pPr>
        <w:pStyle w:val="ListParagraph"/>
        <w:jc w:val="both"/>
        <w:rPr>
          <w:rFonts w:ascii="Abadi" w:hAnsi="Abadi"/>
          <w:noProof/>
        </w:rPr>
      </w:pPr>
      <w:r>
        <w:rPr>
          <w:rFonts w:ascii="Abadi" w:hAnsi="Abadi"/>
          <w:noProof/>
        </w:rPr>
        <w:t>I tried changing the font from {} to Sans-Serif for all texts in the website.</w:t>
      </w:r>
    </w:p>
    <w:p w14:paraId="14A70F91" w14:textId="0CC932EC" w:rsidR="00AA3FF5" w:rsidRDefault="00CA0FEF" w:rsidP="00921AA2">
      <w:pPr>
        <w:jc w:val="both"/>
        <w:rPr>
          <w:rFonts w:ascii="Abadi" w:hAnsi="Abadi" w:cs="Mangal Pro"/>
          <w:b/>
          <w:bCs/>
        </w:rPr>
      </w:pPr>
      <w:r w:rsidRPr="003A1925">
        <w:rPr>
          <w:rFonts w:ascii="Abadi" w:hAnsi="Abadi" w:cs="Mangal Pro"/>
          <w:b/>
          <w:bCs/>
        </w:rPr>
        <w:t>Relevant Implications</w:t>
      </w:r>
    </w:p>
    <w:p w14:paraId="6AC9B38F" w14:textId="50E52FFA" w:rsidR="00771E40" w:rsidRDefault="00771E40" w:rsidP="00771E40">
      <w:pPr>
        <w:pStyle w:val="ListParagraph"/>
        <w:numPr>
          <w:ilvl w:val="0"/>
          <w:numId w:val="31"/>
        </w:numPr>
        <w:jc w:val="both"/>
        <w:rPr>
          <w:rFonts w:ascii="Abadi" w:hAnsi="Abadi" w:cs="Mangal Pro"/>
          <w:b/>
          <w:bCs/>
        </w:rPr>
      </w:pPr>
      <w:r>
        <w:rPr>
          <w:rFonts w:ascii="Abadi" w:hAnsi="Abadi" w:cs="Mangal Pro"/>
          <w:b/>
          <w:bCs/>
        </w:rPr>
        <w:t>Legal Implication</w:t>
      </w:r>
    </w:p>
    <w:p w14:paraId="143ECCF2" w14:textId="18A9D852" w:rsidR="002C3277" w:rsidRPr="002C3277" w:rsidRDefault="000E6430" w:rsidP="002C3277">
      <w:pPr>
        <w:pStyle w:val="ListParagraph"/>
        <w:jc w:val="both"/>
        <w:rPr>
          <w:rFonts w:ascii="Abadi" w:hAnsi="Abadi" w:cs="Mangal Pro"/>
        </w:rPr>
      </w:pPr>
      <w:r>
        <w:rPr>
          <w:rFonts w:ascii="Abadi" w:hAnsi="Abadi" w:cs="Mangal Pro"/>
        </w:rPr>
        <w:t>TimeCheck</w:t>
      </w:r>
      <w:r w:rsidR="000E4A4A">
        <w:rPr>
          <w:rFonts w:ascii="Abadi" w:hAnsi="Abadi" w:cs="Mangal Pro"/>
        </w:rPr>
        <w:t xml:space="preserve"> needs to ensure the personal information of the users, such as</w:t>
      </w:r>
      <w:r w:rsidR="00645116">
        <w:rPr>
          <w:rFonts w:ascii="Abadi" w:hAnsi="Abadi" w:cs="Mangal Pro"/>
        </w:rPr>
        <w:t xml:space="preserve"> from</w:t>
      </w:r>
      <w:r w:rsidR="000E4A4A">
        <w:rPr>
          <w:rFonts w:ascii="Abadi" w:hAnsi="Abadi" w:cs="Mangal Pro"/>
        </w:rPr>
        <w:t xml:space="preserve"> children between ages 8 to 15 years old, are protected as it is designed for them to use. I handled this by not requesting the users to input any personal information such as their names and ages and</w:t>
      </w:r>
      <w:r w:rsidR="00645116">
        <w:rPr>
          <w:rFonts w:ascii="Abadi" w:hAnsi="Abadi" w:cs="Mangal Pro"/>
        </w:rPr>
        <w:t xml:space="preserve"> it must</w:t>
      </w:r>
      <w:r w:rsidR="000E4A4A">
        <w:rPr>
          <w:rFonts w:ascii="Abadi" w:hAnsi="Abadi" w:cs="Mangal Pro"/>
        </w:rPr>
        <w:t xml:space="preserve"> only the information needed to calculate their daily </w:t>
      </w:r>
      <w:r w:rsidR="0005116D">
        <w:rPr>
          <w:rFonts w:ascii="Abadi" w:hAnsi="Abadi" w:cs="Mangal Pro"/>
        </w:rPr>
        <w:t>screen time</w:t>
      </w:r>
      <w:r w:rsidR="000E4A4A">
        <w:rPr>
          <w:rFonts w:ascii="Abadi" w:hAnsi="Abadi" w:cs="Mangal Pro"/>
        </w:rPr>
        <w:t xml:space="preserve"> which are the</w:t>
      </w:r>
      <w:r w:rsidR="00AB4B35">
        <w:rPr>
          <w:rFonts w:ascii="Abadi" w:hAnsi="Abadi" w:cs="Mangal Pro"/>
        </w:rPr>
        <w:t xml:space="preserve"> apps they used and their </w:t>
      </w:r>
      <w:r w:rsidR="0005116D">
        <w:rPr>
          <w:rFonts w:ascii="Abadi" w:hAnsi="Abadi" w:cs="Mangal Pro"/>
        </w:rPr>
        <w:t>screen time</w:t>
      </w:r>
      <w:r w:rsidR="000E4A4A">
        <w:rPr>
          <w:rFonts w:ascii="Abadi" w:hAnsi="Abadi" w:cs="Mangal Pro"/>
        </w:rPr>
        <w:t xml:space="preserve"> </w:t>
      </w:r>
      <w:r w:rsidR="00AB4B35">
        <w:rPr>
          <w:rFonts w:ascii="Abadi" w:hAnsi="Abadi" w:cs="Mangal Pro"/>
        </w:rPr>
        <w:t>hours on each app</w:t>
      </w:r>
      <w:r w:rsidR="000E4A4A">
        <w:rPr>
          <w:rFonts w:ascii="Abadi" w:hAnsi="Abadi" w:cs="Mangal Pro"/>
        </w:rPr>
        <w:t xml:space="preserve">. This is useful as the users can comfortably use the website without </w:t>
      </w:r>
      <w:r w:rsidR="00AB4B35">
        <w:rPr>
          <w:rFonts w:ascii="Abadi" w:hAnsi="Abadi" w:cs="Mangal Pro"/>
        </w:rPr>
        <w:t>the need of</w:t>
      </w:r>
      <w:r w:rsidR="000E4A4A">
        <w:rPr>
          <w:rFonts w:ascii="Abadi" w:hAnsi="Abadi" w:cs="Mangal Pro"/>
        </w:rPr>
        <w:t xml:space="preserve"> </w:t>
      </w:r>
      <w:r w:rsidR="00AB4B35">
        <w:rPr>
          <w:rFonts w:ascii="Abadi" w:hAnsi="Abadi" w:cs="Mangal Pro"/>
        </w:rPr>
        <w:t>giving out</w:t>
      </w:r>
      <w:r w:rsidR="000E4A4A">
        <w:rPr>
          <w:rFonts w:ascii="Abadi" w:hAnsi="Abadi" w:cs="Mangal Pro"/>
        </w:rPr>
        <w:t xml:space="preserve"> any confidential information. Furthermore, I </w:t>
      </w:r>
      <w:r w:rsidR="00E06137">
        <w:rPr>
          <w:rFonts w:ascii="Abadi" w:hAnsi="Abadi" w:cs="Mangal Pro"/>
        </w:rPr>
        <w:t>could</w:t>
      </w:r>
      <w:r w:rsidR="000E4A4A">
        <w:rPr>
          <w:rFonts w:ascii="Abadi" w:hAnsi="Abadi" w:cs="Mangal Pro"/>
        </w:rPr>
        <w:t xml:space="preserve"> </w:t>
      </w:r>
      <w:r w:rsidR="000E4A4A">
        <w:rPr>
          <w:rFonts w:ascii="Abadi" w:hAnsi="Abadi" w:cs="Mangal Pro"/>
        </w:rPr>
        <w:lastRenderedPageBreak/>
        <w:t xml:space="preserve">improve </w:t>
      </w:r>
      <w:r w:rsidR="002374D1">
        <w:rPr>
          <w:rFonts w:ascii="Abadi" w:hAnsi="Abadi" w:cs="Mangal Pro"/>
        </w:rPr>
        <w:t>this</w:t>
      </w:r>
      <w:r w:rsidR="000E4A4A">
        <w:rPr>
          <w:rFonts w:ascii="Abadi" w:hAnsi="Abadi" w:cs="Mangal Pro"/>
        </w:rPr>
        <w:t xml:space="preserve"> by including </w:t>
      </w:r>
      <w:r w:rsidR="00FE20FA">
        <w:rPr>
          <w:rFonts w:ascii="Abadi" w:hAnsi="Abadi" w:cs="Mangal Pro"/>
        </w:rPr>
        <w:t>a notice</w:t>
      </w:r>
      <w:r w:rsidR="000E4A4A">
        <w:rPr>
          <w:rFonts w:ascii="Abadi" w:hAnsi="Abadi" w:cs="Mangal Pro"/>
        </w:rPr>
        <w:t xml:space="preserve"> that provides a clear statement of how users’ data will be managed</w:t>
      </w:r>
      <w:r w:rsidR="002374D1">
        <w:rPr>
          <w:rFonts w:ascii="Abadi" w:hAnsi="Abadi" w:cs="Mangal Pro"/>
        </w:rPr>
        <w:t xml:space="preserve"> by the website. </w:t>
      </w:r>
    </w:p>
    <w:p w14:paraId="360C79EA" w14:textId="65063318" w:rsidR="002C3277" w:rsidRDefault="00771E40" w:rsidP="002C3277">
      <w:pPr>
        <w:pStyle w:val="ListParagraph"/>
        <w:numPr>
          <w:ilvl w:val="0"/>
          <w:numId w:val="31"/>
        </w:numPr>
        <w:jc w:val="both"/>
        <w:rPr>
          <w:rFonts w:ascii="Abadi" w:hAnsi="Abadi" w:cs="Mangal Pro"/>
          <w:b/>
          <w:bCs/>
        </w:rPr>
      </w:pPr>
      <w:r>
        <w:rPr>
          <w:rFonts w:ascii="Abadi" w:hAnsi="Abadi" w:cs="Mangal Pro"/>
          <w:b/>
          <w:bCs/>
        </w:rPr>
        <w:t>Environmental Implication</w:t>
      </w:r>
    </w:p>
    <w:p w14:paraId="57A19BAC" w14:textId="10F83B50" w:rsidR="002C3277" w:rsidRPr="0005116D" w:rsidRDefault="0005116D" w:rsidP="002C3277">
      <w:pPr>
        <w:pStyle w:val="ListParagraph"/>
        <w:jc w:val="both"/>
        <w:rPr>
          <w:rFonts w:ascii="Abadi" w:hAnsi="Abadi" w:cs="Mangal Pro"/>
        </w:rPr>
      </w:pPr>
      <w:r>
        <w:rPr>
          <w:rFonts w:ascii="Abadi" w:hAnsi="Abadi" w:cs="Mangal Pro"/>
        </w:rPr>
        <w:t>The immoderate use of electronic gadgets such as mobile phones and tablets can result to high electricity consumptio</w:t>
      </w:r>
      <w:r w:rsidR="000E6430">
        <w:rPr>
          <w:rFonts w:ascii="Abadi" w:hAnsi="Abadi" w:cs="Mangal Pro"/>
        </w:rPr>
        <w:t>n as they require electricity to work</w:t>
      </w:r>
      <w:r>
        <w:rPr>
          <w:rFonts w:ascii="Abadi" w:hAnsi="Abadi" w:cs="Mangal Pro"/>
        </w:rPr>
        <w:t xml:space="preserve">. </w:t>
      </w:r>
      <w:r w:rsidR="000E6430">
        <w:rPr>
          <w:rFonts w:ascii="Abadi" w:hAnsi="Abadi" w:cs="Mangal Pro"/>
        </w:rPr>
        <w:t>TimeCheck</w:t>
      </w:r>
      <w:r>
        <w:rPr>
          <w:rFonts w:ascii="Abadi" w:hAnsi="Abadi" w:cs="Mangal Pro"/>
        </w:rPr>
        <w:t xml:space="preserve"> aims to encourage users to switch </w:t>
      </w:r>
      <w:r w:rsidR="004F0919">
        <w:rPr>
          <w:rFonts w:ascii="Abadi" w:hAnsi="Abadi" w:cs="Mangal Pro"/>
        </w:rPr>
        <w:t xml:space="preserve">from screens </w:t>
      </w:r>
      <w:r>
        <w:rPr>
          <w:rFonts w:ascii="Abadi" w:hAnsi="Abadi" w:cs="Mangal Pro"/>
        </w:rPr>
        <w:t>to doing recreational activities</w:t>
      </w:r>
      <w:r w:rsidR="004F0919">
        <w:rPr>
          <w:rFonts w:ascii="Abadi" w:hAnsi="Abadi" w:cs="Mangal Pro"/>
        </w:rPr>
        <w:t>, which can help reduce unnecessary electricity consumption</w:t>
      </w:r>
      <w:r>
        <w:rPr>
          <w:rFonts w:ascii="Abadi" w:hAnsi="Abadi" w:cs="Mangal Pro"/>
        </w:rPr>
        <w:t xml:space="preserve"> This is effective as </w:t>
      </w:r>
      <w:r w:rsidR="00D160DE">
        <w:rPr>
          <w:rFonts w:ascii="Abadi" w:hAnsi="Abadi" w:cs="Mangal Pro"/>
        </w:rPr>
        <w:t>my</w:t>
      </w:r>
      <w:r>
        <w:rPr>
          <w:rFonts w:ascii="Abadi" w:hAnsi="Abadi" w:cs="Mangal Pro"/>
        </w:rPr>
        <w:t xml:space="preserve"> website provides different lists of activities based on the calculated total daily screen time of the </w:t>
      </w:r>
      <w:r w:rsidR="00C357DB">
        <w:rPr>
          <w:rFonts w:ascii="Abadi" w:hAnsi="Abadi" w:cs="Mangal Pro"/>
        </w:rPr>
        <w:t>users</w:t>
      </w:r>
      <w:r>
        <w:rPr>
          <w:rFonts w:ascii="Abadi" w:hAnsi="Abadi" w:cs="Mangal Pro"/>
        </w:rPr>
        <w:t xml:space="preserve"> rather than reminding them to keep them away from their devices. As this </w:t>
      </w:r>
      <w:r w:rsidR="004F0919">
        <w:rPr>
          <w:rFonts w:ascii="Abadi" w:hAnsi="Abadi" w:cs="Mangal Pro"/>
        </w:rPr>
        <w:t>aims to</w:t>
      </w:r>
      <w:r>
        <w:rPr>
          <w:rFonts w:ascii="Abadi" w:hAnsi="Abadi" w:cs="Mangal Pro"/>
        </w:rPr>
        <w:t xml:space="preserve"> help </w:t>
      </w:r>
      <w:r w:rsidR="004F0919">
        <w:rPr>
          <w:rFonts w:ascii="Abadi" w:hAnsi="Abadi" w:cs="Mangal Pro"/>
        </w:rPr>
        <w:t>reduce</w:t>
      </w:r>
      <w:r>
        <w:rPr>
          <w:rFonts w:ascii="Abadi" w:hAnsi="Abadi" w:cs="Mangal Pro"/>
        </w:rPr>
        <w:t xml:space="preserve"> electricity consumption, the environmental impact could be </w:t>
      </w:r>
      <w:r w:rsidR="004F0919">
        <w:rPr>
          <w:rFonts w:ascii="Abadi" w:hAnsi="Abadi" w:cs="Mangal Pro"/>
        </w:rPr>
        <w:t>further improved</w:t>
      </w:r>
      <w:r>
        <w:rPr>
          <w:rFonts w:ascii="Abadi" w:hAnsi="Abadi" w:cs="Mangal Pro"/>
        </w:rPr>
        <w:t xml:space="preserve"> by suggesting activities that </w:t>
      </w:r>
      <w:r w:rsidR="00C357DB">
        <w:rPr>
          <w:rFonts w:ascii="Abadi" w:hAnsi="Abadi" w:cs="Mangal Pro"/>
        </w:rPr>
        <w:t xml:space="preserve">can benefit the environment such as tree planting and </w:t>
      </w:r>
      <w:r w:rsidR="002644C2">
        <w:rPr>
          <w:rFonts w:ascii="Abadi" w:hAnsi="Abadi" w:cs="Mangal Pro"/>
        </w:rPr>
        <w:t xml:space="preserve">clean-up drives. </w:t>
      </w:r>
    </w:p>
    <w:p w14:paraId="17520990" w14:textId="59303832" w:rsidR="00771E40" w:rsidRDefault="001054F0" w:rsidP="00771E40">
      <w:pPr>
        <w:pStyle w:val="ListParagraph"/>
        <w:numPr>
          <w:ilvl w:val="0"/>
          <w:numId w:val="31"/>
        </w:numPr>
        <w:jc w:val="both"/>
        <w:rPr>
          <w:rFonts w:ascii="Abadi" w:hAnsi="Abadi" w:cs="Mangal Pro"/>
          <w:b/>
          <w:bCs/>
        </w:rPr>
      </w:pPr>
      <w:r>
        <w:rPr>
          <w:rFonts w:ascii="Abadi" w:hAnsi="Abadi" w:cs="Mangal Pro"/>
          <w:b/>
          <w:bCs/>
        </w:rPr>
        <w:t>Health and Safety Implication</w:t>
      </w:r>
    </w:p>
    <w:p w14:paraId="0D0A9038" w14:textId="30F5C4B2" w:rsidR="002C3277" w:rsidRPr="008B79CE" w:rsidRDefault="008B79CE" w:rsidP="002C3277">
      <w:pPr>
        <w:pStyle w:val="ListParagraph"/>
        <w:jc w:val="both"/>
        <w:rPr>
          <w:rFonts w:ascii="Abadi" w:hAnsi="Abadi" w:cs="Mangal Pro"/>
        </w:rPr>
      </w:pPr>
      <w:r>
        <w:rPr>
          <w:rFonts w:ascii="Abadi" w:hAnsi="Abadi" w:cs="Mangal Pro"/>
        </w:rPr>
        <w:t xml:space="preserve">The overuse of gadgets </w:t>
      </w:r>
      <w:r w:rsidR="007B5C03">
        <w:rPr>
          <w:rFonts w:ascii="Abadi" w:hAnsi="Abadi" w:cs="Mangal Pro"/>
        </w:rPr>
        <w:t>can</w:t>
      </w:r>
      <w:r w:rsidR="00B76506">
        <w:rPr>
          <w:rFonts w:ascii="Abadi" w:hAnsi="Abadi" w:cs="Mangal Pro"/>
        </w:rPr>
        <w:t xml:space="preserve"> affect </w:t>
      </w:r>
      <w:r w:rsidR="00EB5D64">
        <w:rPr>
          <w:rFonts w:ascii="Abadi" w:hAnsi="Abadi" w:cs="Mangal Pro"/>
        </w:rPr>
        <w:t>a person’s well-being and</w:t>
      </w:r>
      <w:r w:rsidR="007B5C03">
        <w:rPr>
          <w:rFonts w:ascii="Abadi" w:hAnsi="Abadi" w:cs="Mangal Pro"/>
        </w:rPr>
        <w:t xml:space="preserve"> re</w:t>
      </w:r>
      <w:r w:rsidR="00650E1C">
        <w:rPr>
          <w:rFonts w:ascii="Abadi" w:hAnsi="Abadi" w:cs="Mangal Pro"/>
        </w:rPr>
        <w:t>sult to being physically inactive</w:t>
      </w:r>
      <w:r w:rsidR="00B76506">
        <w:rPr>
          <w:rFonts w:ascii="Abadi" w:hAnsi="Abadi" w:cs="Mangal Pro"/>
        </w:rPr>
        <w:t>.</w:t>
      </w:r>
      <w:r w:rsidR="001A6402">
        <w:rPr>
          <w:rFonts w:ascii="Abadi" w:hAnsi="Abadi" w:cs="Mangal Pro"/>
        </w:rPr>
        <w:t xml:space="preserve"> </w:t>
      </w:r>
      <w:r w:rsidR="000E6430">
        <w:rPr>
          <w:rFonts w:ascii="Abadi" w:hAnsi="Abadi" w:cs="Mangal Pro"/>
        </w:rPr>
        <w:t>TimeCheck</w:t>
      </w:r>
      <w:r w:rsidR="001A6402">
        <w:rPr>
          <w:rFonts w:ascii="Abadi" w:hAnsi="Abadi" w:cs="Mangal Pro"/>
        </w:rPr>
        <w:t xml:space="preserve"> </w:t>
      </w:r>
      <w:r w:rsidR="005747CC">
        <w:rPr>
          <w:rFonts w:ascii="Abadi" w:hAnsi="Abadi" w:cs="Mangal Pro"/>
        </w:rPr>
        <w:t>provides different lists of alternative activities the users can do after calculating their total daily</w:t>
      </w:r>
      <w:r w:rsidR="00EB5D64">
        <w:rPr>
          <w:rFonts w:ascii="Abadi" w:hAnsi="Abadi" w:cs="Mangal Pro"/>
        </w:rPr>
        <w:t xml:space="preserve"> </w:t>
      </w:r>
      <w:r w:rsidR="005747CC">
        <w:rPr>
          <w:rFonts w:ascii="Abadi" w:hAnsi="Abadi" w:cs="Mangal Pro"/>
        </w:rPr>
        <w:t>screen time</w:t>
      </w:r>
      <w:r w:rsidR="000F15C8">
        <w:rPr>
          <w:rFonts w:ascii="Abadi" w:hAnsi="Abadi" w:cs="Mangal Pro"/>
        </w:rPr>
        <w:t xml:space="preserve"> such as sports, </w:t>
      </w:r>
      <w:r w:rsidR="002B2EF2">
        <w:rPr>
          <w:rFonts w:ascii="Abadi" w:hAnsi="Abadi" w:cs="Mangal Pro"/>
        </w:rPr>
        <w:t xml:space="preserve">exercises, and fun </w:t>
      </w:r>
      <w:r w:rsidR="000F15C8">
        <w:rPr>
          <w:rFonts w:ascii="Abadi" w:hAnsi="Abadi" w:cs="Mangal Pro"/>
        </w:rPr>
        <w:t>outdoor activities</w:t>
      </w:r>
      <w:r w:rsidR="002B2EF2">
        <w:rPr>
          <w:rFonts w:ascii="Abadi" w:hAnsi="Abadi" w:cs="Mangal Pro"/>
        </w:rPr>
        <w:t xml:space="preserve">. </w:t>
      </w:r>
      <w:r w:rsidR="009E2E46">
        <w:rPr>
          <w:rFonts w:ascii="Abadi" w:hAnsi="Abadi" w:cs="Mangal Pro"/>
        </w:rPr>
        <w:t xml:space="preserve">This is effective </w:t>
      </w:r>
      <w:r w:rsidR="00CD2DE1">
        <w:rPr>
          <w:rFonts w:ascii="Abadi" w:hAnsi="Abadi" w:cs="Mangal Pro"/>
        </w:rPr>
        <w:t>as users can see how much time they have spent on th</w:t>
      </w:r>
      <w:r w:rsidR="00ED49D9">
        <w:rPr>
          <w:rFonts w:ascii="Abadi" w:hAnsi="Abadi" w:cs="Mangal Pro"/>
        </w:rPr>
        <w:t xml:space="preserve">eir </w:t>
      </w:r>
      <w:r w:rsidR="00127B02">
        <w:rPr>
          <w:rFonts w:ascii="Abadi" w:hAnsi="Abadi" w:cs="Mangal Pro"/>
        </w:rPr>
        <w:t xml:space="preserve">phones and devices and </w:t>
      </w:r>
      <w:r w:rsidR="00BC26B9">
        <w:rPr>
          <w:rFonts w:ascii="Abadi" w:hAnsi="Abadi" w:cs="Mangal Pro"/>
        </w:rPr>
        <w:t xml:space="preserve">use that time to do something different that involves physical activity. </w:t>
      </w:r>
      <w:r w:rsidR="001540E5">
        <w:rPr>
          <w:rFonts w:ascii="Abadi" w:hAnsi="Abadi" w:cs="Mangal Pro"/>
        </w:rPr>
        <w:t xml:space="preserve">I could further </w:t>
      </w:r>
      <w:r w:rsidR="00FB124A">
        <w:rPr>
          <w:rFonts w:ascii="Abadi" w:hAnsi="Abadi" w:cs="Mangal Pro"/>
        </w:rPr>
        <w:t>improve</w:t>
      </w:r>
      <w:r w:rsidR="001540E5">
        <w:rPr>
          <w:rFonts w:ascii="Abadi" w:hAnsi="Abadi" w:cs="Mangal Pro"/>
        </w:rPr>
        <w:t xml:space="preserve"> this by adding more activity options for the users to choose from that are doable, even at home.</w:t>
      </w:r>
    </w:p>
    <w:p w14:paraId="1E1B244D" w14:textId="2D396DD5" w:rsidR="00C634C8" w:rsidRDefault="00C634C8" w:rsidP="00771E40">
      <w:pPr>
        <w:pStyle w:val="ListParagraph"/>
        <w:numPr>
          <w:ilvl w:val="0"/>
          <w:numId w:val="31"/>
        </w:numPr>
        <w:jc w:val="both"/>
        <w:rPr>
          <w:rFonts w:ascii="Abadi" w:hAnsi="Abadi" w:cs="Mangal Pro"/>
          <w:b/>
          <w:bCs/>
        </w:rPr>
      </w:pPr>
      <w:r>
        <w:rPr>
          <w:rFonts w:ascii="Abadi" w:hAnsi="Abadi" w:cs="Mangal Pro"/>
          <w:b/>
          <w:bCs/>
        </w:rPr>
        <w:t>Social Implication</w:t>
      </w:r>
    </w:p>
    <w:p w14:paraId="70E51E75" w14:textId="30DE93B9" w:rsidR="002C3277" w:rsidRPr="00EB2748" w:rsidRDefault="00EB2748" w:rsidP="002C3277">
      <w:pPr>
        <w:pStyle w:val="ListParagraph"/>
        <w:jc w:val="both"/>
        <w:rPr>
          <w:rFonts w:ascii="Abadi" w:hAnsi="Abadi" w:cs="Mangal Pro"/>
        </w:rPr>
      </w:pPr>
      <w:r>
        <w:rPr>
          <w:rFonts w:ascii="Abadi" w:hAnsi="Abadi" w:cs="Mangal Pro"/>
        </w:rPr>
        <w:t xml:space="preserve">A huge amount of daily screen time </w:t>
      </w:r>
      <w:r w:rsidR="00B00D31">
        <w:rPr>
          <w:rFonts w:ascii="Abadi" w:hAnsi="Abadi" w:cs="Mangal Pro"/>
        </w:rPr>
        <w:t>minimises</w:t>
      </w:r>
      <w:r w:rsidR="0084153D">
        <w:rPr>
          <w:rFonts w:ascii="Abadi" w:hAnsi="Abadi" w:cs="Mangal Pro"/>
        </w:rPr>
        <w:t xml:space="preserve"> children to intera</w:t>
      </w:r>
      <w:r w:rsidR="00360B86">
        <w:rPr>
          <w:rFonts w:ascii="Abadi" w:hAnsi="Abadi" w:cs="Mangal Pro"/>
        </w:rPr>
        <w:t>ct with people around them such as their family members and friends.</w:t>
      </w:r>
      <w:r w:rsidR="00B00D31">
        <w:rPr>
          <w:rFonts w:ascii="Abadi" w:hAnsi="Abadi" w:cs="Mangal Pro"/>
        </w:rPr>
        <w:t xml:space="preserve"> With </w:t>
      </w:r>
      <w:r w:rsidR="000E6430">
        <w:rPr>
          <w:rFonts w:ascii="Abadi" w:hAnsi="Abadi" w:cs="Mangal Pro"/>
        </w:rPr>
        <w:t>TimeCheck</w:t>
      </w:r>
      <w:r w:rsidR="00B00D31">
        <w:rPr>
          <w:rFonts w:ascii="Abadi" w:hAnsi="Abadi" w:cs="Mangal Pro"/>
        </w:rPr>
        <w:t>, it can help solve this problem by suggesting alternative social activities users can do with other people such as reading books and craft</w:t>
      </w:r>
      <w:r w:rsidR="00CC1AC1">
        <w:rPr>
          <w:rFonts w:ascii="Abadi" w:hAnsi="Abadi" w:cs="Mangal Pro"/>
        </w:rPr>
        <w:t xml:space="preserve">making. This creates </w:t>
      </w:r>
      <w:r w:rsidR="00AB23FB">
        <w:rPr>
          <w:rFonts w:ascii="Abadi" w:hAnsi="Abadi" w:cs="Mangal Pro"/>
        </w:rPr>
        <w:t xml:space="preserve">engaging and </w:t>
      </w:r>
      <w:r w:rsidR="00CC1AC1">
        <w:rPr>
          <w:rFonts w:ascii="Abadi" w:hAnsi="Abadi" w:cs="Mangal Pro"/>
        </w:rPr>
        <w:t>meaningful interactions for the users, especially the children, as</w:t>
      </w:r>
      <w:r w:rsidR="00AB23FB">
        <w:rPr>
          <w:rFonts w:ascii="Abadi" w:hAnsi="Abadi" w:cs="Mangal Pro"/>
        </w:rPr>
        <w:t xml:space="preserve"> it replaces screen time. </w:t>
      </w:r>
      <w:r w:rsidR="00AA33F7">
        <w:rPr>
          <w:rFonts w:ascii="Abadi" w:hAnsi="Abadi" w:cs="Mangal Pro"/>
        </w:rPr>
        <w:t xml:space="preserve">This could be </w:t>
      </w:r>
      <w:r w:rsidR="004F0919">
        <w:rPr>
          <w:rFonts w:ascii="Abadi" w:hAnsi="Abadi" w:cs="Mangal Pro"/>
        </w:rPr>
        <w:t>further improved</w:t>
      </w:r>
      <w:r w:rsidR="00AA33F7">
        <w:rPr>
          <w:rFonts w:ascii="Abadi" w:hAnsi="Abadi" w:cs="Mangal Pro"/>
        </w:rPr>
        <w:t xml:space="preserve"> by adding more social activities that involves interacting within the local community.</w:t>
      </w:r>
    </w:p>
    <w:p w14:paraId="3679C304" w14:textId="794AD373" w:rsidR="00A87999" w:rsidRPr="00DB6A53" w:rsidRDefault="003A1925" w:rsidP="00EF6D98">
      <w:pPr>
        <w:jc w:val="both"/>
        <w:rPr>
          <w:rFonts w:ascii="Abadi" w:hAnsi="Abadi" w:cs="Mangal Pro"/>
          <w:b/>
        </w:rPr>
      </w:pPr>
      <w:r>
        <w:rPr>
          <w:rFonts w:ascii="Abadi" w:hAnsi="Abadi" w:cs="Mangal Pro"/>
          <w:b/>
          <w:bCs/>
        </w:rPr>
        <w:t>Reflection</w:t>
      </w:r>
    </w:p>
    <w:sectPr w:rsidR="00A87999" w:rsidRPr="00DB6A53" w:rsidSect="00F65D28">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BCB2C" w14:textId="77777777" w:rsidR="00686584" w:rsidRDefault="00686584" w:rsidP="008E3631">
      <w:pPr>
        <w:spacing w:after="0" w:line="240" w:lineRule="auto"/>
      </w:pPr>
      <w:r>
        <w:separator/>
      </w:r>
    </w:p>
  </w:endnote>
  <w:endnote w:type="continuationSeparator" w:id="0">
    <w:p w14:paraId="04731D7C" w14:textId="77777777" w:rsidR="00686584" w:rsidRDefault="00686584" w:rsidP="008E3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altName w:val="Calibr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Mangal Pro">
    <w:charset w:val="00"/>
    <w:family w:val="auto"/>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F37C" w14:textId="77777777" w:rsidR="00686584" w:rsidRDefault="00686584" w:rsidP="008E3631">
      <w:pPr>
        <w:spacing w:after="0" w:line="240" w:lineRule="auto"/>
      </w:pPr>
      <w:r>
        <w:separator/>
      </w:r>
    </w:p>
  </w:footnote>
  <w:footnote w:type="continuationSeparator" w:id="0">
    <w:p w14:paraId="262750AC" w14:textId="77777777" w:rsidR="00686584" w:rsidRDefault="00686584" w:rsidP="008E3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629"/>
    <w:multiLevelType w:val="hybridMultilevel"/>
    <w:tmpl w:val="10DE5660"/>
    <w:lvl w:ilvl="0" w:tplc="11681DA8">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336248A"/>
    <w:multiLevelType w:val="hybridMultilevel"/>
    <w:tmpl w:val="0EE0F3DA"/>
    <w:lvl w:ilvl="0" w:tplc="1FC415EA">
      <w:start w:val="3"/>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97A1567"/>
    <w:multiLevelType w:val="hybridMultilevel"/>
    <w:tmpl w:val="7AD6E356"/>
    <w:lvl w:ilvl="0" w:tplc="FAAC3102">
      <w:numFmt w:val="bullet"/>
      <w:lvlText w:val="•"/>
      <w:lvlJc w:val="left"/>
      <w:pPr>
        <w:ind w:left="90" w:hanging="135"/>
      </w:pPr>
      <w:rPr>
        <w:rFonts w:ascii="Trebuchet MS" w:eastAsia="Trebuchet MS" w:hAnsi="Trebuchet MS" w:cs="Trebuchet MS" w:hint="default"/>
        <w:b w:val="0"/>
        <w:bCs w:val="0"/>
        <w:i w:val="0"/>
        <w:iCs w:val="0"/>
        <w:spacing w:val="0"/>
        <w:w w:val="89"/>
        <w:sz w:val="20"/>
        <w:szCs w:val="20"/>
        <w:lang w:val="en-US" w:eastAsia="en-US" w:bidi="ar-SA"/>
      </w:rPr>
    </w:lvl>
    <w:lvl w:ilvl="1" w:tplc="87AEB590">
      <w:numFmt w:val="bullet"/>
      <w:lvlText w:val="•"/>
      <w:lvlJc w:val="left"/>
      <w:pPr>
        <w:ind w:left="575" w:hanging="135"/>
      </w:pPr>
      <w:rPr>
        <w:rFonts w:hint="default"/>
        <w:lang w:val="en-US" w:eastAsia="en-US" w:bidi="ar-SA"/>
      </w:rPr>
    </w:lvl>
    <w:lvl w:ilvl="2" w:tplc="C79AF0A6">
      <w:numFmt w:val="bullet"/>
      <w:lvlText w:val="•"/>
      <w:lvlJc w:val="left"/>
      <w:pPr>
        <w:ind w:left="1050" w:hanging="135"/>
      </w:pPr>
      <w:rPr>
        <w:rFonts w:hint="default"/>
        <w:lang w:val="en-US" w:eastAsia="en-US" w:bidi="ar-SA"/>
      </w:rPr>
    </w:lvl>
    <w:lvl w:ilvl="3" w:tplc="CB726692">
      <w:numFmt w:val="bullet"/>
      <w:lvlText w:val="•"/>
      <w:lvlJc w:val="left"/>
      <w:pPr>
        <w:ind w:left="1525" w:hanging="135"/>
      </w:pPr>
      <w:rPr>
        <w:rFonts w:hint="default"/>
        <w:lang w:val="en-US" w:eastAsia="en-US" w:bidi="ar-SA"/>
      </w:rPr>
    </w:lvl>
    <w:lvl w:ilvl="4" w:tplc="50B810EC">
      <w:numFmt w:val="bullet"/>
      <w:lvlText w:val="•"/>
      <w:lvlJc w:val="left"/>
      <w:pPr>
        <w:ind w:left="2000" w:hanging="135"/>
      </w:pPr>
      <w:rPr>
        <w:rFonts w:hint="default"/>
        <w:lang w:val="en-US" w:eastAsia="en-US" w:bidi="ar-SA"/>
      </w:rPr>
    </w:lvl>
    <w:lvl w:ilvl="5" w:tplc="A716A756">
      <w:numFmt w:val="bullet"/>
      <w:lvlText w:val="•"/>
      <w:lvlJc w:val="left"/>
      <w:pPr>
        <w:ind w:left="2475" w:hanging="135"/>
      </w:pPr>
      <w:rPr>
        <w:rFonts w:hint="default"/>
        <w:lang w:val="en-US" w:eastAsia="en-US" w:bidi="ar-SA"/>
      </w:rPr>
    </w:lvl>
    <w:lvl w:ilvl="6" w:tplc="2D766BF4">
      <w:numFmt w:val="bullet"/>
      <w:lvlText w:val="•"/>
      <w:lvlJc w:val="left"/>
      <w:pPr>
        <w:ind w:left="2950" w:hanging="135"/>
      </w:pPr>
      <w:rPr>
        <w:rFonts w:hint="default"/>
        <w:lang w:val="en-US" w:eastAsia="en-US" w:bidi="ar-SA"/>
      </w:rPr>
    </w:lvl>
    <w:lvl w:ilvl="7" w:tplc="ED92A62A">
      <w:numFmt w:val="bullet"/>
      <w:lvlText w:val="•"/>
      <w:lvlJc w:val="left"/>
      <w:pPr>
        <w:ind w:left="3425" w:hanging="135"/>
      </w:pPr>
      <w:rPr>
        <w:rFonts w:hint="default"/>
        <w:lang w:val="en-US" w:eastAsia="en-US" w:bidi="ar-SA"/>
      </w:rPr>
    </w:lvl>
    <w:lvl w:ilvl="8" w:tplc="44E0BD50">
      <w:numFmt w:val="bullet"/>
      <w:lvlText w:val="•"/>
      <w:lvlJc w:val="left"/>
      <w:pPr>
        <w:ind w:left="3900" w:hanging="135"/>
      </w:pPr>
      <w:rPr>
        <w:rFonts w:hint="default"/>
        <w:lang w:val="en-US" w:eastAsia="en-US" w:bidi="ar-SA"/>
      </w:rPr>
    </w:lvl>
  </w:abstractNum>
  <w:abstractNum w:abstractNumId="3" w15:restartNumberingAfterBreak="0">
    <w:nsid w:val="1B507EF9"/>
    <w:multiLevelType w:val="hybridMultilevel"/>
    <w:tmpl w:val="C9BE047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C3C5A8C"/>
    <w:multiLevelType w:val="hybridMultilevel"/>
    <w:tmpl w:val="F1A030F6"/>
    <w:lvl w:ilvl="0" w:tplc="C86EA06C">
      <w:numFmt w:val="bullet"/>
      <w:lvlText w:val="•"/>
      <w:lvlJc w:val="left"/>
      <w:pPr>
        <w:ind w:left="90" w:hanging="135"/>
      </w:pPr>
      <w:rPr>
        <w:rFonts w:ascii="Trebuchet MS" w:eastAsia="Trebuchet MS" w:hAnsi="Trebuchet MS" w:cs="Trebuchet MS" w:hint="default"/>
        <w:b w:val="0"/>
        <w:bCs w:val="0"/>
        <w:i w:val="0"/>
        <w:iCs w:val="0"/>
        <w:spacing w:val="0"/>
        <w:w w:val="89"/>
        <w:sz w:val="20"/>
        <w:szCs w:val="20"/>
        <w:lang w:val="en-US" w:eastAsia="en-US" w:bidi="ar-SA"/>
      </w:rPr>
    </w:lvl>
    <w:lvl w:ilvl="1" w:tplc="CBDC66CE">
      <w:numFmt w:val="bullet"/>
      <w:lvlText w:val="•"/>
      <w:lvlJc w:val="left"/>
      <w:pPr>
        <w:ind w:left="575" w:hanging="135"/>
      </w:pPr>
      <w:rPr>
        <w:rFonts w:hint="default"/>
        <w:lang w:val="en-US" w:eastAsia="en-US" w:bidi="ar-SA"/>
      </w:rPr>
    </w:lvl>
    <w:lvl w:ilvl="2" w:tplc="87B4932C">
      <w:numFmt w:val="bullet"/>
      <w:lvlText w:val="•"/>
      <w:lvlJc w:val="left"/>
      <w:pPr>
        <w:ind w:left="1050" w:hanging="135"/>
      </w:pPr>
      <w:rPr>
        <w:rFonts w:hint="default"/>
        <w:lang w:val="en-US" w:eastAsia="en-US" w:bidi="ar-SA"/>
      </w:rPr>
    </w:lvl>
    <w:lvl w:ilvl="3" w:tplc="A6A69710">
      <w:numFmt w:val="bullet"/>
      <w:lvlText w:val="•"/>
      <w:lvlJc w:val="left"/>
      <w:pPr>
        <w:ind w:left="1525" w:hanging="135"/>
      </w:pPr>
      <w:rPr>
        <w:rFonts w:hint="default"/>
        <w:lang w:val="en-US" w:eastAsia="en-US" w:bidi="ar-SA"/>
      </w:rPr>
    </w:lvl>
    <w:lvl w:ilvl="4" w:tplc="BC5ED74A">
      <w:numFmt w:val="bullet"/>
      <w:lvlText w:val="•"/>
      <w:lvlJc w:val="left"/>
      <w:pPr>
        <w:ind w:left="2000" w:hanging="135"/>
      </w:pPr>
      <w:rPr>
        <w:rFonts w:hint="default"/>
        <w:lang w:val="en-US" w:eastAsia="en-US" w:bidi="ar-SA"/>
      </w:rPr>
    </w:lvl>
    <w:lvl w:ilvl="5" w:tplc="CF44EED2">
      <w:numFmt w:val="bullet"/>
      <w:lvlText w:val="•"/>
      <w:lvlJc w:val="left"/>
      <w:pPr>
        <w:ind w:left="2475" w:hanging="135"/>
      </w:pPr>
      <w:rPr>
        <w:rFonts w:hint="default"/>
        <w:lang w:val="en-US" w:eastAsia="en-US" w:bidi="ar-SA"/>
      </w:rPr>
    </w:lvl>
    <w:lvl w:ilvl="6" w:tplc="745EBF78">
      <w:numFmt w:val="bullet"/>
      <w:lvlText w:val="•"/>
      <w:lvlJc w:val="left"/>
      <w:pPr>
        <w:ind w:left="2950" w:hanging="135"/>
      </w:pPr>
      <w:rPr>
        <w:rFonts w:hint="default"/>
        <w:lang w:val="en-US" w:eastAsia="en-US" w:bidi="ar-SA"/>
      </w:rPr>
    </w:lvl>
    <w:lvl w:ilvl="7" w:tplc="DCFA03E2">
      <w:numFmt w:val="bullet"/>
      <w:lvlText w:val="•"/>
      <w:lvlJc w:val="left"/>
      <w:pPr>
        <w:ind w:left="3425" w:hanging="135"/>
      </w:pPr>
      <w:rPr>
        <w:rFonts w:hint="default"/>
        <w:lang w:val="en-US" w:eastAsia="en-US" w:bidi="ar-SA"/>
      </w:rPr>
    </w:lvl>
    <w:lvl w:ilvl="8" w:tplc="72024676">
      <w:numFmt w:val="bullet"/>
      <w:lvlText w:val="•"/>
      <w:lvlJc w:val="left"/>
      <w:pPr>
        <w:ind w:left="3900" w:hanging="135"/>
      </w:pPr>
      <w:rPr>
        <w:rFonts w:hint="default"/>
        <w:lang w:val="en-US" w:eastAsia="en-US" w:bidi="ar-SA"/>
      </w:rPr>
    </w:lvl>
  </w:abstractNum>
  <w:abstractNum w:abstractNumId="5" w15:restartNumberingAfterBreak="0">
    <w:nsid w:val="1E5D1F06"/>
    <w:multiLevelType w:val="hybridMultilevel"/>
    <w:tmpl w:val="E7D452CC"/>
    <w:lvl w:ilvl="0" w:tplc="1A2A44CE">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3342EB9"/>
    <w:multiLevelType w:val="hybridMultilevel"/>
    <w:tmpl w:val="B4C4465C"/>
    <w:lvl w:ilvl="0" w:tplc="87B46B32">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8601B5F"/>
    <w:multiLevelType w:val="hybridMultilevel"/>
    <w:tmpl w:val="F94805CA"/>
    <w:lvl w:ilvl="0" w:tplc="1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4E4452"/>
    <w:multiLevelType w:val="hybridMultilevel"/>
    <w:tmpl w:val="4B44DAA8"/>
    <w:lvl w:ilvl="0" w:tplc="68F0161A">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9ED24A0"/>
    <w:multiLevelType w:val="hybridMultilevel"/>
    <w:tmpl w:val="69EE67F0"/>
    <w:lvl w:ilvl="0" w:tplc="C600A88C">
      <w:numFmt w:val="bullet"/>
      <w:lvlText w:val="•"/>
      <w:lvlJc w:val="left"/>
      <w:pPr>
        <w:ind w:left="225" w:hanging="135"/>
      </w:pPr>
      <w:rPr>
        <w:rFonts w:ascii="Trebuchet MS" w:eastAsia="Trebuchet MS" w:hAnsi="Trebuchet MS" w:cs="Trebuchet MS" w:hint="default"/>
        <w:b w:val="0"/>
        <w:bCs w:val="0"/>
        <w:i w:val="0"/>
        <w:iCs w:val="0"/>
        <w:spacing w:val="0"/>
        <w:w w:val="89"/>
        <w:sz w:val="20"/>
        <w:szCs w:val="20"/>
        <w:lang w:val="en-US" w:eastAsia="en-US" w:bidi="ar-SA"/>
      </w:rPr>
    </w:lvl>
    <w:lvl w:ilvl="1" w:tplc="790077B6">
      <w:numFmt w:val="bullet"/>
      <w:lvlText w:val="•"/>
      <w:lvlJc w:val="left"/>
      <w:pPr>
        <w:ind w:left="623" w:hanging="135"/>
      </w:pPr>
      <w:rPr>
        <w:rFonts w:hint="default"/>
        <w:lang w:val="en-US" w:eastAsia="en-US" w:bidi="ar-SA"/>
      </w:rPr>
    </w:lvl>
    <w:lvl w:ilvl="2" w:tplc="E98675BA">
      <w:numFmt w:val="bullet"/>
      <w:lvlText w:val="•"/>
      <w:lvlJc w:val="left"/>
      <w:pPr>
        <w:ind w:left="1026" w:hanging="135"/>
      </w:pPr>
      <w:rPr>
        <w:rFonts w:hint="default"/>
        <w:lang w:val="en-US" w:eastAsia="en-US" w:bidi="ar-SA"/>
      </w:rPr>
    </w:lvl>
    <w:lvl w:ilvl="3" w:tplc="034A6C10">
      <w:numFmt w:val="bullet"/>
      <w:lvlText w:val="•"/>
      <w:lvlJc w:val="left"/>
      <w:pPr>
        <w:ind w:left="1429" w:hanging="135"/>
      </w:pPr>
      <w:rPr>
        <w:rFonts w:hint="default"/>
        <w:lang w:val="en-US" w:eastAsia="en-US" w:bidi="ar-SA"/>
      </w:rPr>
    </w:lvl>
    <w:lvl w:ilvl="4" w:tplc="1E5AE386">
      <w:numFmt w:val="bullet"/>
      <w:lvlText w:val="•"/>
      <w:lvlJc w:val="left"/>
      <w:pPr>
        <w:ind w:left="1832" w:hanging="135"/>
      </w:pPr>
      <w:rPr>
        <w:rFonts w:hint="default"/>
        <w:lang w:val="en-US" w:eastAsia="en-US" w:bidi="ar-SA"/>
      </w:rPr>
    </w:lvl>
    <w:lvl w:ilvl="5" w:tplc="1A38444E">
      <w:numFmt w:val="bullet"/>
      <w:lvlText w:val="•"/>
      <w:lvlJc w:val="left"/>
      <w:pPr>
        <w:ind w:left="2235" w:hanging="135"/>
      </w:pPr>
      <w:rPr>
        <w:rFonts w:hint="default"/>
        <w:lang w:val="en-US" w:eastAsia="en-US" w:bidi="ar-SA"/>
      </w:rPr>
    </w:lvl>
    <w:lvl w:ilvl="6" w:tplc="E468F2E8">
      <w:numFmt w:val="bullet"/>
      <w:lvlText w:val="•"/>
      <w:lvlJc w:val="left"/>
      <w:pPr>
        <w:ind w:left="2638" w:hanging="135"/>
      </w:pPr>
      <w:rPr>
        <w:rFonts w:hint="default"/>
        <w:lang w:val="en-US" w:eastAsia="en-US" w:bidi="ar-SA"/>
      </w:rPr>
    </w:lvl>
    <w:lvl w:ilvl="7" w:tplc="62B0991A">
      <w:numFmt w:val="bullet"/>
      <w:lvlText w:val="•"/>
      <w:lvlJc w:val="left"/>
      <w:pPr>
        <w:ind w:left="3041" w:hanging="135"/>
      </w:pPr>
      <w:rPr>
        <w:rFonts w:hint="default"/>
        <w:lang w:val="en-US" w:eastAsia="en-US" w:bidi="ar-SA"/>
      </w:rPr>
    </w:lvl>
    <w:lvl w:ilvl="8" w:tplc="16D6891A">
      <w:numFmt w:val="bullet"/>
      <w:lvlText w:val="•"/>
      <w:lvlJc w:val="left"/>
      <w:pPr>
        <w:ind w:left="3444" w:hanging="135"/>
      </w:pPr>
      <w:rPr>
        <w:rFonts w:hint="default"/>
        <w:lang w:val="en-US" w:eastAsia="en-US" w:bidi="ar-SA"/>
      </w:rPr>
    </w:lvl>
  </w:abstractNum>
  <w:abstractNum w:abstractNumId="10" w15:restartNumberingAfterBreak="0">
    <w:nsid w:val="390D61C9"/>
    <w:multiLevelType w:val="hybridMultilevel"/>
    <w:tmpl w:val="5E7A0556"/>
    <w:lvl w:ilvl="0" w:tplc="66A6840C">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A620EB4"/>
    <w:multiLevelType w:val="hybridMultilevel"/>
    <w:tmpl w:val="2C6465F0"/>
    <w:lvl w:ilvl="0" w:tplc="A40A821E">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3E2554E2"/>
    <w:multiLevelType w:val="hybridMultilevel"/>
    <w:tmpl w:val="47E0E9D8"/>
    <w:lvl w:ilvl="0" w:tplc="8F1A524C">
      <w:numFmt w:val="bullet"/>
      <w:lvlText w:val="•"/>
      <w:lvlJc w:val="left"/>
      <w:pPr>
        <w:ind w:left="225" w:hanging="135"/>
      </w:pPr>
      <w:rPr>
        <w:rFonts w:ascii="Trebuchet MS" w:eastAsia="Trebuchet MS" w:hAnsi="Trebuchet MS" w:cs="Trebuchet MS" w:hint="default"/>
        <w:b w:val="0"/>
        <w:bCs w:val="0"/>
        <w:i w:val="0"/>
        <w:iCs w:val="0"/>
        <w:spacing w:val="0"/>
        <w:w w:val="89"/>
        <w:sz w:val="20"/>
        <w:szCs w:val="20"/>
        <w:lang w:val="en-US" w:eastAsia="en-US" w:bidi="ar-SA"/>
      </w:rPr>
    </w:lvl>
    <w:lvl w:ilvl="1" w:tplc="8B6A021C">
      <w:start w:val="1"/>
      <w:numFmt w:val="decimal"/>
      <w:lvlText w:val="%2."/>
      <w:lvlJc w:val="left"/>
      <w:pPr>
        <w:ind w:left="812" w:hanging="360"/>
      </w:pPr>
      <w:rPr>
        <w:rFonts w:ascii="Trebuchet MS" w:eastAsia="Trebuchet MS" w:hAnsi="Trebuchet MS" w:cs="Trebuchet MS" w:hint="default"/>
        <w:b w:val="0"/>
        <w:bCs w:val="0"/>
        <w:i w:val="0"/>
        <w:iCs w:val="0"/>
        <w:spacing w:val="-1"/>
        <w:w w:val="91"/>
        <w:sz w:val="20"/>
        <w:szCs w:val="20"/>
        <w:lang w:val="en-US" w:eastAsia="en-US" w:bidi="ar-SA"/>
      </w:rPr>
    </w:lvl>
    <w:lvl w:ilvl="2" w:tplc="623E4CEC">
      <w:numFmt w:val="bullet"/>
      <w:lvlText w:val="•"/>
      <w:lvlJc w:val="left"/>
      <w:pPr>
        <w:ind w:left="1201" w:hanging="360"/>
      </w:pPr>
      <w:rPr>
        <w:rFonts w:hint="default"/>
        <w:lang w:val="en-US" w:eastAsia="en-US" w:bidi="ar-SA"/>
      </w:rPr>
    </w:lvl>
    <w:lvl w:ilvl="3" w:tplc="75640A86">
      <w:numFmt w:val="bullet"/>
      <w:lvlText w:val="•"/>
      <w:lvlJc w:val="left"/>
      <w:pPr>
        <w:ind w:left="1582" w:hanging="360"/>
      </w:pPr>
      <w:rPr>
        <w:rFonts w:hint="default"/>
        <w:lang w:val="en-US" w:eastAsia="en-US" w:bidi="ar-SA"/>
      </w:rPr>
    </w:lvl>
    <w:lvl w:ilvl="4" w:tplc="F0FA7162">
      <w:numFmt w:val="bullet"/>
      <w:lvlText w:val="•"/>
      <w:lvlJc w:val="left"/>
      <w:pPr>
        <w:ind w:left="1963" w:hanging="360"/>
      </w:pPr>
      <w:rPr>
        <w:rFonts w:hint="default"/>
        <w:lang w:val="en-US" w:eastAsia="en-US" w:bidi="ar-SA"/>
      </w:rPr>
    </w:lvl>
    <w:lvl w:ilvl="5" w:tplc="426204A8">
      <w:numFmt w:val="bullet"/>
      <w:lvlText w:val="•"/>
      <w:lvlJc w:val="left"/>
      <w:pPr>
        <w:ind w:left="2344" w:hanging="360"/>
      </w:pPr>
      <w:rPr>
        <w:rFonts w:hint="default"/>
        <w:lang w:val="en-US" w:eastAsia="en-US" w:bidi="ar-SA"/>
      </w:rPr>
    </w:lvl>
    <w:lvl w:ilvl="6" w:tplc="05920D60">
      <w:numFmt w:val="bullet"/>
      <w:lvlText w:val="•"/>
      <w:lvlJc w:val="left"/>
      <w:pPr>
        <w:ind w:left="2725" w:hanging="360"/>
      </w:pPr>
      <w:rPr>
        <w:rFonts w:hint="default"/>
        <w:lang w:val="en-US" w:eastAsia="en-US" w:bidi="ar-SA"/>
      </w:rPr>
    </w:lvl>
    <w:lvl w:ilvl="7" w:tplc="75305726">
      <w:numFmt w:val="bullet"/>
      <w:lvlText w:val="•"/>
      <w:lvlJc w:val="left"/>
      <w:pPr>
        <w:ind w:left="3106" w:hanging="360"/>
      </w:pPr>
      <w:rPr>
        <w:rFonts w:hint="default"/>
        <w:lang w:val="en-US" w:eastAsia="en-US" w:bidi="ar-SA"/>
      </w:rPr>
    </w:lvl>
    <w:lvl w:ilvl="8" w:tplc="E37CC9B8">
      <w:numFmt w:val="bullet"/>
      <w:lvlText w:val="•"/>
      <w:lvlJc w:val="left"/>
      <w:pPr>
        <w:ind w:left="3487" w:hanging="360"/>
      </w:pPr>
      <w:rPr>
        <w:rFonts w:hint="default"/>
        <w:lang w:val="en-US" w:eastAsia="en-US" w:bidi="ar-SA"/>
      </w:rPr>
    </w:lvl>
  </w:abstractNum>
  <w:abstractNum w:abstractNumId="13" w15:restartNumberingAfterBreak="0">
    <w:nsid w:val="426C63C5"/>
    <w:multiLevelType w:val="hybridMultilevel"/>
    <w:tmpl w:val="B14060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443740D2"/>
    <w:multiLevelType w:val="multilevel"/>
    <w:tmpl w:val="FD72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744AD"/>
    <w:multiLevelType w:val="hybridMultilevel"/>
    <w:tmpl w:val="B1742954"/>
    <w:lvl w:ilvl="0" w:tplc="EA0EBE0C">
      <w:numFmt w:val="bullet"/>
      <w:lvlText w:val="•"/>
      <w:lvlJc w:val="left"/>
      <w:pPr>
        <w:ind w:left="225" w:hanging="135"/>
      </w:pPr>
      <w:rPr>
        <w:rFonts w:ascii="Trebuchet MS" w:eastAsia="Trebuchet MS" w:hAnsi="Trebuchet MS" w:cs="Trebuchet MS" w:hint="default"/>
        <w:b w:val="0"/>
        <w:bCs w:val="0"/>
        <w:i w:val="0"/>
        <w:iCs w:val="0"/>
        <w:spacing w:val="0"/>
        <w:w w:val="89"/>
        <w:sz w:val="20"/>
        <w:szCs w:val="20"/>
        <w:lang w:val="en-US" w:eastAsia="en-US" w:bidi="ar-SA"/>
      </w:rPr>
    </w:lvl>
    <w:lvl w:ilvl="1" w:tplc="47A87E7C">
      <w:numFmt w:val="bullet"/>
      <w:lvlText w:val="•"/>
      <w:lvlJc w:val="left"/>
      <w:pPr>
        <w:ind w:left="623" w:hanging="135"/>
      </w:pPr>
      <w:rPr>
        <w:rFonts w:hint="default"/>
        <w:lang w:val="en-US" w:eastAsia="en-US" w:bidi="ar-SA"/>
      </w:rPr>
    </w:lvl>
    <w:lvl w:ilvl="2" w:tplc="EF70320E">
      <w:numFmt w:val="bullet"/>
      <w:lvlText w:val="•"/>
      <w:lvlJc w:val="left"/>
      <w:pPr>
        <w:ind w:left="1026" w:hanging="135"/>
      </w:pPr>
      <w:rPr>
        <w:rFonts w:hint="default"/>
        <w:lang w:val="en-US" w:eastAsia="en-US" w:bidi="ar-SA"/>
      </w:rPr>
    </w:lvl>
    <w:lvl w:ilvl="3" w:tplc="D228E038">
      <w:numFmt w:val="bullet"/>
      <w:lvlText w:val="•"/>
      <w:lvlJc w:val="left"/>
      <w:pPr>
        <w:ind w:left="1429" w:hanging="135"/>
      </w:pPr>
      <w:rPr>
        <w:rFonts w:hint="default"/>
        <w:lang w:val="en-US" w:eastAsia="en-US" w:bidi="ar-SA"/>
      </w:rPr>
    </w:lvl>
    <w:lvl w:ilvl="4" w:tplc="5CDCEFAA">
      <w:numFmt w:val="bullet"/>
      <w:lvlText w:val="•"/>
      <w:lvlJc w:val="left"/>
      <w:pPr>
        <w:ind w:left="1832" w:hanging="135"/>
      </w:pPr>
      <w:rPr>
        <w:rFonts w:hint="default"/>
        <w:lang w:val="en-US" w:eastAsia="en-US" w:bidi="ar-SA"/>
      </w:rPr>
    </w:lvl>
    <w:lvl w:ilvl="5" w:tplc="FB92A8D8">
      <w:numFmt w:val="bullet"/>
      <w:lvlText w:val="•"/>
      <w:lvlJc w:val="left"/>
      <w:pPr>
        <w:ind w:left="2235" w:hanging="135"/>
      </w:pPr>
      <w:rPr>
        <w:rFonts w:hint="default"/>
        <w:lang w:val="en-US" w:eastAsia="en-US" w:bidi="ar-SA"/>
      </w:rPr>
    </w:lvl>
    <w:lvl w:ilvl="6" w:tplc="0908D068">
      <w:numFmt w:val="bullet"/>
      <w:lvlText w:val="•"/>
      <w:lvlJc w:val="left"/>
      <w:pPr>
        <w:ind w:left="2638" w:hanging="135"/>
      </w:pPr>
      <w:rPr>
        <w:rFonts w:hint="default"/>
        <w:lang w:val="en-US" w:eastAsia="en-US" w:bidi="ar-SA"/>
      </w:rPr>
    </w:lvl>
    <w:lvl w:ilvl="7" w:tplc="9CC83864">
      <w:numFmt w:val="bullet"/>
      <w:lvlText w:val="•"/>
      <w:lvlJc w:val="left"/>
      <w:pPr>
        <w:ind w:left="3041" w:hanging="135"/>
      </w:pPr>
      <w:rPr>
        <w:rFonts w:hint="default"/>
        <w:lang w:val="en-US" w:eastAsia="en-US" w:bidi="ar-SA"/>
      </w:rPr>
    </w:lvl>
    <w:lvl w:ilvl="8" w:tplc="AA24BAD0">
      <w:numFmt w:val="bullet"/>
      <w:lvlText w:val="•"/>
      <w:lvlJc w:val="left"/>
      <w:pPr>
        <w:ind w:left="3444" w:hanging="135"/>
      </w:pPr>
      <w:rPr>
        <w:rFonts w:hint="default"/>
        <w:lang w:val="en-US" w:eastAsia="en-US" w:bidi="ar-SA"/>
      </w:rPr>
    </w:lvl>
  </w:abstractNum>
  <w:abstractNum w:abstractNumId="16" w15:restartNumberingAfterBreak="0">
    <w:nsid w:val="4FE07C04"/>
    <w:multiLevelType w:val="hybridMultilevel"/>
    <w:tmpl w:val="DAC0A38C"/>
    <w:lvl w:ilvl="0" w:tplc="E15C43C0">
      <w:numFmt w:val="bullet"/>
      <w:lvlText w:val="•"/>
      <w:lvlJc w:val="left"/>
      <w:pPr>
        <w:ind w:left="225" w:hanging="135"/>
      </w:pPr>
      <w:rPr>
        <w:rFonts w:ascii="Trebuchet MS" w:eastAsia="Trebuchet MS" w:hAnsi="Trebuchet MS" w:cs="Trebuchet MS" w:hint="default"/>
        <w:b w:val="0"/>
        <w:bCs w:val="0"/>
        <w:i w:val="0"/>
        <w:iCs w:val="0"/>
        <w:spacing w:val="0"/>
        <w:w w:val="89"/>
        <w:sz w:val="20"/>
        <w:szCs w:val="20"/>
        <w:lang w:val="en-US" w:eastAsia="en-US" w:bidi="ar-SA"/>
      </w:rPr>
    </w:lvl>
    <w:lvl w:ilvl="1" w:tplc="927E72B8">
      <w:numFmt w:val="bullet"/>
      <w:lvlText w:val="•"/>
      <w:lvlJc w:val="left"/>
      <w:pPr>
        <w:ind w:left="623" w:hanging="135"/>
      </w:pPr>
      <w:rPr>
        <w:rFonts w:hint="default"/>
        <w:lang w:val="en-US" w:eastAsia="en-US" w:bidi="ar-SA"/>
      </w:rPr>
    </w:lvl>
    <w:lvl w:ilvl="2" w:tplc="731A3E3A">
      <w:numFmt w:val="bullet"/>
      <w:lvlText w:val="•"/>
      <w:lvlJc w:val="left"/>
      <w:pPr>
        <w:ind w:left="1026" w:hanging="135"/>
      </w:pPr>
      <w:rPr>
        <w:rFonts w:hint="default"/>
        <w:lang w:val="en-US" w:eastAsia="en-US" w:bidi="ar-SA"/>
      </w:rPr>
    </w:lvl>
    <w:lvl w:ilvl="3" w:tplc="8DEC023C">
      <w:numFmt w:val="bullet"/>
      <w:lvlText w:val="•"/>
      <w:lvlJc w:val="left"/>
      <w:pPr>
        <w:ind w:left="1429" w:hanging="135"/>
      </w:pPr>
      <w:rPr>
        <w:rFonts w:hint="default"/>
        <w:lang w:val="en-US" w:eastAsia="en-US" w:bidi="ar-SA"/>
      </w:rPr>
    </w:lvl>
    <w:lvl w:ilvl="4" w:tplc="1744F212">
      <w:numFmt w:val="bullet"/>
      <w:lvlText w:val="•"/>
      <w:lvlJc w:val="left"/>
      <w:pPr>
        <w:ind w:left="1832" w:hanging="135"/>
      </w:pPr>
      <w:rPr>
        <w:rFonts w:hint="default"/>
        <w:lang w:val="en-US" w:eastAsia="en-US" w:bidi="ar-SA"/>
      </w:rPr>
    </w:lvl>
    <w:lvl w:ilvl="5" w:tplc="4FD4D5D0">
      <w:numFmt w:val="bullet"/>
      <w:lvlText w:val="•"/>
      <w:lvlJc w:val="left"/>
      <w:pPr>
        <w:ind w:left="2235" w:hanging="135"/>
      </w:pPr>
      <w:rPr>
        <w:rFonts w:hint="default"/>
        <w:lang w:val="en-US" w:eastAsia="en-US" w:bidi="ar-SA"/>
      </w:rPr>
    </w:lvl>
    <w:lvl w:ilvl="6" w:tplc="43D6E5CA">
      <w:numFmt w:val="bullet"/>
      <w:lvlText w:val="•"/>
      <w:lvlJc w:val="left"/>
      <w:pPr>
        <w:ind w:left="2638" w:hanging="135"/>
      </w:pPr>
      <w:rPr>
        <w:rFonts w:hint="default"/>
        <w:lang w:val="en-US" w:eastAsia="en-US" w:bidi="ar-SA"/>
      </w:rPr>
    </w:lvl>
    <w:lvl w:ilvl="7" w:tplc="FBF220D4">
      <w:numFmt w:val="bullet"/>
      <w:lvlText w:val="•"/>
      <w:lvlJc w:val="left"/>
      <w:pPr>
        <w:ind w:left="3041" w:hanging="135"/>
      </w:pPr>
      <w:rPr>
        <w:rFonts w:hint="default"/>
        <w:lang w:val="en-US" w:eastAsia="en-US" w:bidi="ar-SA"/>
      </w:rPr>
    </w:lvl>
    <w:lvl w:ilvl="8" w:tplc="E398CA20">
      <w:numFmt w:val="bullet"/>
      <w:lvlText w:val="•"/>
      <w:lvlJc w:val="left"/>
      <w:pPr>
        <w:ind w:left="3444" w:hanging="135"/>
      </w:pPr>
      <w:rPr>
        <w:rFonts w:hint="default"/>
        <w:lang w:val="en-US" w:eastAsia="en-US" w:bidi="ar-SA"/>
      </w:rPr>
    </w:lvl>
  </w:abstractNum>
  <w:abstractNum w:abstractNumId="17" w15:restartNumberingAfterBreak="0">
    <w:nsid w:val="5BEF2EF8"/>
    <w:multiLevelType w:val="hybridMultilevel"/>
    <w:tmpl w:val="3160B562"/>
    <w:lvl w:ilvl="0" w:tplc="E9BEC462">
      <w:numFmt w:val="bullet"/>
      <w:lvlText w:val="•"/>
      <w:lvlJc w:val="left"/>
      <w:pPr>
        <w:ind w:left="91" w:hanging="135"/>
      </w:pPr>
      <w:rPr>
        <w:rFonts w:ascii="Trebuchet MS" w:eastAsia="Trebuchet MS" w:hAnsi="Trebuchet MS" w:cs="Trebuchet MS" w:hint="default"/>
        <w:b w:val="0"/>
        <w:bCs w:val="0"/>
        <w:i w:val="0"/>
        <w:iCs w:val="0"/>
        <w:spacing w:val="0"/>
        <w:w w:val="89"/>
        <w:sz w:val="20"/>
        <w:szCs w:val="20"/>
        <w:lang w:val="en-US" w:eastAsia="en-US" w:bidi="ar-SA"/>
      </w:rPr>
    </w:lvl>
    <w:lvl w:ilvl="1" w:tplc="58BECCFC">
      <w:numFmt w:val="bullet"/>
      <w:lvlText w:val="•"/>
      <w:lvlJc w:val="left"/>
      <w:pPr>
        <w:ind w:left="515" w:hanging="135"/>
      </w:pPr>
      <w:rPr>
        <w:rFonts w:hint="default"/>
        <w:lang w:val="en-US" w:eastAsia="en-US" w:bidi="ar-SA"/>
      </w:rPr>
    </w:lvl>
    <w:lvl w:ilvl="2" w:tplc="98708CE2">
      <w:numFmt w:val="bullet"/>
      <w:lvlText w:val="•"/>
      <w:lvlJc w:val="left"/>
      <w:pPr>
        <w:ind w:left="930" w:hanging="135"/>
      </w:pPr>
      <w:rPr>
        <w:rFonts w:hint="default"/>
        <w:lang w:val="en-US" w:eastAsia="en-US" w:bidi="ar-SA"/>
      </w:rPr>
    </w:lvl>
    <w:lvl w:ilvl="3" w:tplc="663A377C">
      <w:numFmt w:val="bullet"/>
      <w:lvlText w:val="•"/>
      <w:lvlJc w:val="left"/>
      <w:pPr>
        <w:ind w:left="1345" w:hanging="135"/>
      </w:pPr>
      <w:rPr>
        <w:rFonts w:hint="default"/>
        <w:lang w:val="en-US" w:eastAsia="en-US" w:bidi="ar-SA"/>
      </w:rPr>
    </w:lvl>
    <w:lvl w:ilvl="4" w:tplc="139E03CC">
      <w:numFmt w:val="bullet"/>
      <w:lvlText w:val="•"/>
      <w:lvlJc w:val="left"/>
      <w:pPr>
        <w:ind w:left="1760" w:hanging="135"/>
      </w:pPr>
      <w:rPr>
        <w:rFonts w:hint="default"/>
        <w:lang w:val="en-US" w:eastAsia="en-US" w:bidi="ar-SA"/>
      </w:rPr>
    </w:lvl>
    <w:lvl w:ilvl="5" w:tplc="0D921C7E">
      <w:numFmt w:val="bullet"/>
      <w:lvlText w:val="•"/>
      <w:lvlJc w:val="left"/>
      <w:pPr>
        <w:ind w:left="2175" w:hanging="135"/>
      </w:pPr>
      <w:rPr>
        <w:rFonts w:hint="default"/>
        <w:lang w:val="en-US" w:eastAsia="en-US" w:bidi="ar-SA"/>
      </w:rPr>
    </w:lvl>
    <w:lvl w:ilvl="6" w:tplc="843EAC6E">
      <w:numFmt w:val="bullet"/>
      <w:lvlText w:val="•"/>
      <w:lvlJc w:val="left"/>
      <w:pPr>
        <w:ind w:left="2590" w:hanging="135"/>
      </w:pPr>
      <w:rPr>
        <w:rFonts w:hint="default"/>
        <w:lang w:val="en-US" w:eastAsia="en-US" w:bidi="ar-SA"/>
      </w:rPr>
    </w:lvl>
    <w:lvl w:ilvl="7" w:tplc="72EE8186">
      <w:numFmt w:val="bullet"/>
      <w:lvlText w:val="•"/>
      <w:lvlJc w:val="left"/>
      <w:pPr>
        <w:ind w:left="3005" w:hanging="135"/>
      </w:pPr>
      <w:rPr>
        <w:rFonts w:hint="default"/>
        <w:lang w:val="en-US" w:eastAsia="en-US" w:bidi="ar-SA"/>
      </w:rPr>
    </w:lvl>
    <w:lvl w:ilvl="8" w:tplc="56046948">
      <w:numFmt w:val="bullet"/>
      <w:lvlText w:val="•"/>
      <w:lvlJc w:val="left"/>
      <w:pPr>
        <w:ind w:left="3420" w:hanging="135"/>
      </w:pPr>
      <w:rPr>
        <w:rFonts w:hint="default"/>
        <w:lang w:val="en-US" w:eastAsia="en-US" w:bidi="ar-SA"/>
      </w:rPr>
    </w:lvl>
  </w:abstractNum>
  <w:abstractNum w:abstractNumId="18" w15:restartNumberingAfterBreak="0">
    <w:nsid w:val="5BF05938"/>
    <w:multiLevelType w:val="hybridMultilevel"/>
    <w:tmpl w:val="F048AE1E"/>
    <w:lvl w:ilvl="0" w:tplc="46F0B8E0">
      <w:numFmt w:val="bullet"/>
      <w:lvlText w:val="•"/>
      <w:lvlJc w:val="left"/>
      <w:pPr>
        <w:ind w:left="91" w:hanging="135"/>
      </w:pPr>
      <w:rPr>
        <w:rFonts w:ascii="Trebuchet MS" w:eastAsia="Trebuchet MS" w:hAnsi="Trebuchet MS" w:cs="Trebuchet MS" w:hint="default"/>
        <w:b w:val="0"/>
        <w:bCs w:val="0"/>
        <w:i w:val="0"/>
        <w:iCs w:val="0"/>
        <w:spacing w:val="0"/>
        <w:w w:val="89"/>
        <w:sz w:val="20"/>
        <w:szCs w:val="20"/>
        <w:lang w:val="en-US" w:eastAsia="en-US" w:bidi="ar-SA"/>
      </w:rPr>
    </w:lvl>
    <w:lvl w:ilvl="1" w:tplc="E7265B8E">
      <w:numFmt w:val="bullet"/>
      <w:lvlText w:val="•"/>
      <w:lvlJc w:val="left"/>
      <w:pPr>
        <w:ind w:left="515" w:hanging="135"/>
      </w:pPr>
      <w:rPr>
        <w:rFonts w:hint="default"/>
        <w:lang w:val="en-US" w:eastAsia="en-US" w:bidi="ar-SA"/>
      </w:rPr>
    </w:lvl>
    <w:lvl w:ilvl="2" w:tplc="B3A42ED8">
      <w:numFmt w:val="bullet"/>
      <w:lvlText w:val="•"/>
      <w:lvlJc w:val="left"/>
      <w:pPr>
        <w:ind w:left="930" w:hanging="135"/>
      </w:pPr>
      <w:rPr>
        <w:rFonts w:hint="default"/>
        <w:lang w:val="en-US" w:eastAsia="en-US" w:bidi="ar-SA"/>
      </w:rPr>
    </w:lvl>
    <w:lvl w:ilvl="3" w:tplc="7EE20B42">
      <w:numFmt w:val="bullet"/>
      <w:lvlText w:val="•"/>
      <w:lvlJc w:val="left"/>
      <w:pPr>
        <w:ind w:left="1345" w:hanging="135"/>
      </w:pPr>
      <w:rPr>
        <w:rFonts w:hint="default"/>
        <w:lang w:val="en-US" w:eastAsia="en-US" w:bidi="ar-SA"/>
      </w:rPr>
    </w:lvl>
    <w:lvl w:ilvl="4" w:tplc="6562CFFC">
      <w:numFmt w:val="bullet"/>
      <w:lvlText w:val="•"/>
      <w:lvlJc w:val="left"/>
      <w:pPr>
        <w:ind w:left="1760" w:hanging="135"/>
      </w:pPr>
      <w:rPr>
        <w:rFonts w:hint="default"/>
        <w:lang w:val="en-US" w:eastAsia="en-US" w:bidi="ar-SA"/>
      </w:rPr>
    </w:lvl>
    <w:lvl w:ilvl="5" w:tplc="7B82AA72">
      <w:numFmt w:val="bullet"/>
      <w:lvlText w:val="•"/>
      <w:lvlJc w:val="left"/>
      <w:pPr>
        <w:ind w:left="2175" w:hanging="135"/>
      </w:pPr>
      <w:rPr>
        <w:rFonts w:hint="default"/>
        <w:lang w:val="en-US" w:eastAsia="en-US" w:bidi="ar-SA"/>
      </w:rPr>
    </w:lvl>
    <w:lvl w:ilvl="6" w:tplc="5A226018">
      <w:numFmt w:val="bullet"/>
      <w:lvlText w:val="•"/>
      <w:lvlJc w:val="left"/>
      <w:pPr>
        <w:ind w:left="2590" w:hanging="135"/>
      </w:pPr>
      <w:rPr>
        <w:rFonts w:hint="default"/>
        <w:lang w:val="en-US" w:eastAsia="en-US" w:bidi="ar-SA"/>
      </w:rPr>
    </w:lvl>
    <w:lvl w:ilvl="7" w:tplc="DEC849B0">
      <w:numFmt w:val="bullet"/>
      <w:lvlText w:val="•"/>
      <w:lvlJc w:val="left"/>
      <w:pPr>
        <w:ind w:left="3005" w:hanging="135"/>
      </w:pPr>
      <w:rPr>
        <w:rFonts w:hint="default"/>
        <w:lang w:val="en-US" w:eastAsia="en-US" w:bidi="ar-SA"/>
      </w:rPr>
    </w:lvl>
    <w:lvl w:ilvl="8" w:tplc="5C08FF7E">
      <w:numFmt w:val="bullet"/>
      <w:lvlText w:val="•"/>
      <w:lvlJc w:val="left"/>
      <w:pPr>
        <w:ind w:left="3420" w:hanging="135"/>
      </w:pPr>
      <w:rPr>
        <w:rFonts w:hint="default"/>
        <w:lang w:val="en-US" w:eastAsia="en-US" w:bidi="ar-SA"/>
      </w:rPr>
    </w:lvl>
  </w:abstractNum>
  <w:abstractNum w:abstractNumId="19" w15:restartNumberingAfterBreak="0">
    <w:nsid w:val="5DE25F4B"/>
    <w:multiLevelType w:val="hybridMultilevel"/>
    <w:tmpl w:val="288A88F6"/>
    <w:lvl w:ilvl="0" w:tplc="D7846A2C">
      <w:numFmt w:val="bullet"/>
      <w:lvlText w:val="•"/>
      <w:lvlJc w:val="left"/>
      <w:pPr>
        <w:ind w:left="91" w:hanging="135"/>
      </w:pPr>
      <w:rPr>
        <w:rFonts w:ascii="Trebuchet MS" w:eastAsia="Trebuchet MS" w:hAnsi="Trebuchet MS" w:cs="Trebuchet MS" w:hint="default"/>
        <w:b w:val="0"/>
        <w:bCs w:val="0"/>
        <w:i w:val="0"/>
        <w:iCs w:val="0"/>
        <w:spacing w:val="0"/>
        <w:w w:val="89"/>
        <w:sz w:val="20"/>
        <w:szCs w:val="20"/>
        <w:lang w:val="en-US" w:eastAsia="en-US" w:bidi="ar-SA"/>
      </w:rPr>
    </w:lvl>
    <w:lvl w:ilvl="1" w:tplc="88908584">
      <w:numFmt w:val="bullet"/>
      <w:lvlText w:val="•"/>
      <w:lvlJc w:val="left"/>
      <w:pPr>
        <w:ind w:left="515" w:hanging="135"/>
      </w:pPr>
      <w:rPr>
        <w:rFonts w:hint="default"/>
        <w:lang w:val="en-US" w:eastAsia="en-US" w:bidi="ar-SA"/>
      </w:rPr>
    </w:lvl>
    <w:lvl w:ilvl="2" w:tplc="8A60F3D4">
      <w:numFmt w:val="bullet"/>
      <w:lvlText w:val="•"/>
      <w:lvlJc w:val="left"/>
      <w:pPr>
        <w:ind w:left="930" w:hanging="135"/>
      </w:pPr>
      <w:rPr>
        <w:rFonts w:hint="default"/>
        <w:lang w:val="en-US" w:eastAsia="en-US" w:bidi="ar-SA"/>
      </w:rPr>
    </w:lvl>
    <w:lvl w:ilvl="3" w:tplc="D026C2B0">
      <w:numFmt w:val="bullet"/>
      <w:lvlText w:val="•"/>
      <w:lvlJc w:val="left"/>
      <w:pPr>
        <w:ind w:left="1345" w:hanging="135"/>
      </w:pPr>
      <w:rPr>
        <w:rFonts w:hint="default"/>
        <w:lang w:val="en-US" w:eastAsia="en-US" w:bidi="ar-SA"/>
      </w:rPr>
    </w:lvl>
    <w:lvl w:ilvl="4" w:tplc="635AE436">
      <w:numFmt w:val="bullet"/>
      <w:lvlText w:val="•"/>
      <w:lvlJc w:val="left"/>
      <w:pPr>
        <w:ind w:left="1760" w:hanging="135"/>
      </w:pPr>
      <w:rPr>
        <w:rFonts w:hint="default"/>
        <w:lang w:val="en-US" w:eastAsia="en-US" w:bidi="ar-SA"/>
      </w:rPr>
    </w:lvl>
    <w:lvl w:ilvl="5" w:tplc="7AAE0276">
      <w:numFmt w:val="bullet"/>
      <w:lvlText w:val="•"/>
      <w:lvlJc w:val="left"/>
      <w:pPr>
        <w:ind w:left="2175" w:hanging="135"/>
      </w:pPr>
      <w:rPr>
        <w:rFonts w:hint="default"/>
        <w:lang w:val="en-US" w:eastAsia="en-US" w:bidi="ar-SA"/>
      </w:rPr>
    </w:lvl>
    <w:lvl w:ilvl="6" w:tplc="EC668C14">
      <w:numFmt w:val="bullet"/>
      <w:lvlText w:val="•"/>
      <w:lvlJc w:val="left"/>
      <w:pPr>
        <w:ind w:left="2590" w:hanging="135"/>
      </w:pPr>
      <w:rPr>
        <w:rFonts w:hint="default"/>
        <w:lang w:val="en-US" w:eastAsia="en-US" w:bidi="ar-SA"/>
      </w:rPr>
    </w:lvl>
    <w:lvl w:ilvl="7" w:tplc="3DB25C6E">
      <w:numFmt w:val="bullet"/>
      <w:lvlText w:val="•"/>
      <w:lvlJc w:val="left"/>
      <w:pPr>
        <w:ind w:left="3005" w:hanging="135"/>
      </w:pPr>
      <w:rPr>
        <w:rFonts w:hint="default"/>
        <w:lang w:val="en-US" w:eastAsia="en-US" w:bidi="ar-SA"/>
      </w:rPr>
    </w:lvl>
    <w:lvl w:ilvl="8" w:tplc="6AD61EEE">
      <w:numFmt w:val="bullet"/>
      <w:lvlText w:val="•"/>
      <w:lvlJc w:val="left"/>
      <w:pPr>
        <w:ind w:left="3420" w:hanging="135"/>
      </w:pPr>
      <w:rPr>
        <w:rFonts w:hint="default"/>
        <w:lang w:val="en-US" w:eastAsia="en-US" w:bidi="ar-SA"/>
      </w:rPr>
    </w:lvl>
  </w:abstractNum>
  <w:abstractNum w:abstractNumId="20" w15:restartNumberingAfterBreak="0">
    <w:nsid w:val="5ED97E34"/>
    <w:multiLevelType w:val="hybridMultilevel"/>
    <w:tmpl w:val="D36EAA3A"/>
    <w:lvl w:ilvl="0" w:tplc="278C8E2E">
      <w:numFmt w:val="bullet"/>
      <w:lvlText w:val="•"/>
      <w:lvlJc w:val="left"/>
      <w:pPr>
        <w:ind w:left="90" w:hanging="135"/>
      </w:pPr>
      <w:rPr>
        <w:rFonts w:ascii="Trebuchet MS" w:eastAsia="Trebuchet MS" w:hAnsi="Trebuchet MS" w:cs="Trebuchet MS" w:hint="default"/>
        <w:b w:val="0"/>
        <w:bCs w:val="0"/>
        <w:i w:val="0"/>
        <w:iCs w:val="0"/>
        <w:spacing w:val="0"/>
        <w:w w:val="89"/>
        <w:sz w:val="20"/>
        <w:szCs w:val="20"/>
        <w:lang w:val="en-US" w:eastAsia="en-US" w:bidi="ar-SA"/>
      </w:rPr>
    </w:lvl>
    <w:lvl w:ilvl="1" w:tplc="E346B310">
      <w:numFmt w:val="bullet"/>
      <w:lvlText w:val="•"/>
      <w:lvlJc w:val="left"/>
      <w:pPr>
        <w:ind w:left="575" w:hanging="135"/>
      </w:pPr>
      <w:rPr>
        <w:rFonts w:hint="default"/>
        <w:lang w:val="en-US" w:eastAsia="en-US" w:bidi="ar-SA"/>
      </w:rPr>
    </w:lvl>
    <w:lvl w:ilvl="2" w:tplc="ECC4ADF2">
      <w:numFmt w:val="bullet"/>
      <w:lvlText w:val="•"/>
      <w:lvlJc w:val="left"/>
      <w:pPr>
        <w:ind w:left="1050" w:hanging="135"/>
      </w:pPr>
      <w:rPr>
        <w:rFonts w:hint="default"/>
        <w:lang w:val="en-US" w:eastAsia="en-US" w:bidi="ar-SA"/>
      </w:rPr>
    </w:lvl>
    <w:lvl w:ilvl="3" w:tplc="9B849A1C">
      <w:numFmt w:val="bullet"/>
      <w:lvlText w:val="•"/>
      <w:lvlJc w:val="left"/>
      <w:pPr>
        <w:ind w:left="1525" w:hanging="135"/>
      </w:pPr>
      <w:rPr>
        <w:rFonts w:hint="default"/>
        <w:lang w:val="en-US" w:eastAsia="en-US" w:bidi="ar-SA"/>
      </w:rPr>
    </w:lvl>
    <w:lvl w:ilvl="4" w:tplc="8B98AD26">
      <w:numFmt w:val="bullet"/>
      <w:lvlText w:val="•"/>
      <w:lvlJc w:val="left"/>
      <w:pPr>
        <w:ind w:left="2000" w:hanging="135"/>
      </w:pPr>
      <w:rPr>
        <w:rFonts w:hint="default"/>
        <w:lang w:val="en-US" w:eastAsia="en-US" w:bidi="ar-SA"/>
      </w:rPr>
    </w:lvl>
    <w:lvl w:ilvl="5" w:tplc="11EAA968">
      <w:numFmt w:val="bullet"/>
      <w:lvlText w:val="•"/>
      <w:lvlJc w:val="left"/>
      <w:pPr>
        <w:ind w:left="2475" w:hanging="135"/>
      </w:pPr>
      <w:rPr>
        <w:rFonts w:hint="default"/>
        <w:lang w:val="en-US" w:eastAsia="en-US" w:bidi="ar-SA"/>
      </w:rPr>
    </w:lvl>
    <w:lvl w:ilvl="6" w:tplc="82D8271A">
      <w:numFmt w:val="bullet"/>
      <w:lvlText w:val="•"/>
      <w:lvlJc w:val="left"/>
      <w:pPr>
        <w:ind w:left="2950" w:hanging="135"/>
      </w:pPr>
      <w:rPr>
        <w:rFonts w:hint="default"/>
        <w:lang w:val="en-US" w:eastAsia="en-US" w:bidi="ar-SA"/>
      </w:rPr>
    </w:lvl>
    <w:lvl w:ilvl="7" w:tplc="6968287A">
      <w:numFmt w:val="bullet"/>
      <w:lvlText w:val="•"/>
      <w:lvlJc w:val="left"/>
      <w:pPr>
        <w:ind w:left="3425" w:hanging="135"/>
      </w:pPr>
      <w:rPr>
        <w:rFonts w:hint="default"/>
        <w:lang w:val="en-US" w:eastAsia="en-US" w:bidi="ar-SA"/>
      </w:rPr>
    </w:lvl>
    <w:lvl w:ilvl="8" w:tplc="50ECC0EC">
      <w:numFmt w:val="bullet"/>
      <w:lvlText w:val="•"/>
      <w:lvlJc w:val="left"/>
      <w:pPr>
        <w:ind w:left="3900" w:hanging="135"/>
      </w:pPr>
      <w:rPr>
        <w:rFonts w:hint="default"/>
        <w:lang w:val="en-US" w:eastAsia="en-US" w:bidi="ar-SA"/>
      </w:rPr>
    </w:lvl>
  </w:abstractNum>
  <w:abstractNum w:abstractNumId="21" w15:restartNumberingAfterBreak="0">
    <w:nsid w:val="6489313F"/>
    <w:multiLevelType w:val="hybridMultilevel"/>
    <w:tmpl w:val="1140344C"/>
    <w:lvl w:ilvl="0" w:tplc="C9288326">
      <w:numFmt w:val="bullet"/>
      <w:lvlText w:val="•"/>
      <w:lvlJc w:val="left"/>
      <w:pPr>
        <w:ind w:left="225" w:hanging="135"/>
      </w:pPr>
      <w:rPr>
        <w:rFonts w:ascii="Trebuchet MS" w:eastAsia="Trebuchet MS" w:hAnsi="Trebuchet MS" w:cs="Trebuchet MS" w:hint="default"/>
        <w:b w:val="0"/>
        <w:bCs w:val="0"/>
        <w:i w:val="0"/>
        <w:iCs w:val="0"/>
        <w:spacing w:val="0"/>
        <w:w w:val="89"/>
        <w:sz w:val="20"/>
        <w:szCs w:val="20"/>
        <w:lang w:val="en-US" w:eastAsia="en-US" w:bidi="ar-SA"/>
      </w:rPr>
    </w:lvl>
    <w:lvl w:ilvl="1" w:tplc="EA18241C">
      <w:numFmt w:val="bullet"/>
      <w:lvlText w:val="•"/>
      <w:lvlJc w:val="left"/>
      <w:pPr>
        <w:ind w:left="623" w:hanging="135"/>
      </w:pPr>
      <w:rPr>
        <w:rFonts w:hint="default"/>
        <w:lang w:val="en-US" w:eastAsia="en-US" w:bidi="ar-SA"/>
      </w:rPr>
    </w:lvl>
    <w:lvl w:ilvl="2" w:tplc="8C4475FE">
      <w:numFmt w:val="bullet"/>
      <w:lvlText w:val="•"/>
      <w:lvlJc w:val="left"/>
      <w:pPr>
        <w:ind w:left="1026" w:hanging="135"/>
      </w:pPr>
      <w:rPr>
        <w:rFonts w:hint="default"/>
        <w:lang w:val="en-US" w:eastAsia="en-US" w:bidi="ar-SA"/>
      </w:rPr>
    </w:lvl>
    <w:lvl w:ilvl="3" w:tplc="1BAE34B4">
      <w:numFmt w:val="bullet"/>
      <w:lvlText w:val="•"/>
      <w:lvlJc w:val="left"/>
      <w:pPr>
        <w:ind w:left="1429" w:hanging="135"/>
      </w:pPr>
      <w:rPr>
        <w:rFonts w:hint="default"/>
        <w:lang w:val="en-US" w:eastAsia="en-US" w:bidi="ar-SA"/>
      </w:rPr>
    </w:lvl>
    <w:lvl w:ilvl="4" w:tplc="275692EE">
      <w:numFmt w:val="bullet"/>
      <w:lvlText w:val="•"/>
      <w:lvlJc w:val="left"/>
      <w:pPr>
        <w:ind w:left="1832" w:hanging="135"/>
      </w:pPr>
      <w:rPr>
        <w:rFonts w:hint="default"/>
        <w:lang w:val="en-US" w:eastAsia="en-US" w:bidi="ar-SA"/>
      </w:rPr>
    </w:lvl>
    <w:lvl w:ilvl="5" w:tplc="3C68D9D6">
      <w:numFmt w:val="bullet"/>
      <w:lvlText w:val="•"/>
      <w:lvlJc w:val="left"/>
      <w:pPr>
        <w:ind w:left="2235" w:hanging="135"/>
      </w:pPr>
      <w:rPr>
        <w:rFonts w:hint="default"/>
        <w:lang w:val="en-US" w:eastAsia="en-US" w:bidi="ar-SA"/>
      </w:rPr>
    </w:lvl>
    <w:lvl w:ilvl="6" w:tplc="97C2532A">
      <w:numFmt w:val="bullet"/>
      <w:lvlText w:val="•"/>
      <w:lvlJc w:val="left"/>
      <w:pPr>
        <w:ind w:left="2638" w:hanging="135"/>
      </w:pPr>
      <w:rPr>
        <w:rFonts w:hint="default"/>
        <w:lang w:val="en-US" w:eastAsia="en-US" w:bidi="ar-SA"/>
      </w:rPr>
    </w:lvl>
    <w:lvl w:ilvl="7" w:tplc="050E58F6">
      <w:numFmt w:val="bullet"/>
      <w:lvlText w:val="•"/>
      <w:lvlJc w:val="left"/>
      <w:pPr>
        <w:ind w:left="3041" w:hanging="135"/>
      </w:pPr>
      <w:rPr>
        <w:rFonts w:hint="default"/>
        <w:lang w:val="en-US" w:eastAsia="en-US" w:bidi="ar-SA"/>
      </w:rPr>
    </w:lvl>
    <w:lvl w:ilvl="8" w:tplc="6D606030">
      <w:numFmt w:val="bullet"/>
      <w:lvlText w:val="•"/>
      <w:lvlJc w:val="left"/>
      <w:pPr>
        <w:ind w:left="3444" w:hanging="135"/>
      </w:pPr>
      <w:rPr>
        <w:rFonts w:hint="default"/>
        <w:lang w:val="en-US" w:eastAsia="en-US" w:bidi="ar-SA"/>
      </w:rPr>
    </w:lvl>
  </w:abstractNum>
  <w:abstractNum w:abstractNumId="22" w15:restartNumberingAfterBreak="0">
    <w:nsid w:val="64FD0E37"/>
    <w:multiLevelType w:val="hybridMultilevel"/>
    <w:tmpl w:val="199CF3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637F25"/>
    <w:multiLevelType w:val="hybridMultilevel"/>
    <w:tmpl w:val="223CB118"/>
    <w:lvl w:ilvl="0" w:tplc="586CAF64">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73A835E5"/>
    <w:multiLevelType w:val="hybridMultilevel"/>
    <w:tmpl w:val="BC8A6D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4984833"/>
    <w:multiLevelType w:val="hybridMultilevel"/>
    <w:tmpl w:val="32C0446C"/>
    <w:lvl w:ilvl="0" w:tplc="3AD8FFE4">
      <w:numFmt w:val="bullet"/>
      <w:lvlText w:val="•"/>
      <w:lvlJc w:val="left"/>
      <w:pPr>
        <w:ind w:left="224" w:hanging="135"/>
      </w:pPr>
      <w:rPr>
        <w:rFonts w:ascii="Trebuchet MS" w:eastAsia="Trebuchet MS" w:hAnsi="Trebuchet MS" w:cs="Trebuchet MS" w:hint="default"/>
        <w:b w:val="0"/>
        <w:bCs w:val="0"/>
        <w:i w:val="0"/>
        <w:iCs w:val="0"/>
        <w:spacing w:val="0"/>
        <w:w w:val="89"/>
        <w:sz w:val="20"/>
        <w:szCs w:val="20"/>
        <w:lang w:val="en-US" w:eastAsia="en-US" w:bidi="ar-SA"/>
      </w:rPr>
    </w:lvl>
    <w:lvl w:ilvl="1" w:tplc="553896A8">
      <w:numFmt w:val="bullet"/>
      <w:lvlText w:val="•"/>
      <w:lvlJc w:val="left"/>
      <w:pPr>
        <w:ind w:left="683" w:hanging="135"/>
      </w:pPr>
      <w:rPr>
        <w:rFonts w:hint="default"/>
        <w:lang w:val="en-US" w:eastAsia="en-US" w:bidi="ar-SA"/>
      </w:rPr>
    </w:lvl>
    <w:lvl w:ilvl="2" w:tplc="2F5C4918">
      <w:numFmt w:val="bullet"/>
      <w:lvlText w:val="•"/>
      <w:lvlJc w:val="left"/>
      <w:pPr>
        <w:ind w:left="1146" w:hanging="135"/>
      </w:pPr>
      <w:rPr>
        <w:rFonts w:hint="default"/>
        <w:lang w:val="en-US" w:eastAsia="en-US" w:bidi="ar-SA"/>
      </w:rPr>
    </w:lvl>
    <w:lvl w:ilvl="3" w:tplc="A9ACA31E">
      <w:numFmt w:val="bullet"/>
      <w:lvlText w:val="•"/>
      <w:lvlJc w:val="left"/>
      <w:pPr>
        <w:ind w:left="1609" w:hanging="135"/>
      </w:pPr>
      <w:rPr>
        <w:rFonts w:hint="default"/>
        <w:lang w:val="en-US" w:eastAsia="en-US" w:bidi="ar-SA"/>
      </w:rPr>
    </w:lvl>
    <w:lvl w:ilvl="4" w:tplc="3CA2A130">
      <w:numFmt w:val="bullet"/>
      <w:lvlText w:val="•"/>
      <w:lvlJc w:val="left"/>
      <w:pPr>
        <w:ind w:left="2072" w:hanging="135"/>
      </w:pPr>
      <w:rPr>
        <w:rFonts w:hint="default"/>
        <w:lang w:val="en-US" w:eastAsia="en-US" w:bidi="ar-SA"/>
      </w:rPr>
    </w:lvl>
    <w:lvl w:ilvl="5" w:tplc="44D639A2">
      <w:numFmt w:val="bullet"/>
      <w:lvlText w:val="•"/>
      <w:lvlJc w:val="left"/>
      <w:pPr>
        <w:ind w:left="2535" w:hanging="135"/>
      </w:pPr>
      <w:rPr>
        <w:rFonts w:hint="default"/>
        <w:lang w:val="en-US" w:eastAsia="en-US" w:bidi="ar-SA"/>
      </w:rPr>
    </w:lvl>
    <w:lvl w:ilvl="6" w:tplc="7D1AACD8">
      <w:numFmt w:val="bullet"/>
      <w:lvlText w:val="•"/>
      <w:lvlJc w:val="left"/>
      <w:pPr>
        <w:ind w:left="2998" w:hanging="135"/>
      </w:pPr>
      <w:rPr>
        <w:rFonts w:hint="default"/>
        <w:lang w:val="en-US" w:eastAsia="en-US" w:bidi="ar-SA"/>
      </w:rPr>
    </w:lvl>
    <w:lvl w:ilvl="7" w:tplc="824AB69C">
      <w:numFmt w:val="bullet"/>
      <w:lvlText w:val="•"/>
      <w:lvlJc w:val="left"/>
      <w:pPr>
        <w:ind w:left="3461" w:hanging="135"/>
      </w:pPr>
      <w:rPr>
        <w:rFonts w:hint="default"/>
        <w:lang w:val="en-US" w:eastAsia="en-US" w:bidi="ar-SA"/>
      </w:rPr>
    </w:lvl>
    <w:lvl w:ilvl="8" w:tplc="F456319A">
      <w:numFmt w:val="bullet"/>
      <w:lvlText w:val="•"/>
      <w:lvlJc w:val="left"/>
      <w:pPr>
        <w:ind w:left="3924" w:hanging="135"/>
      </w:pPr>
      <w:rPr>
        <w:rFonts w:hint="default"/>
        <w:lang w:val="en-US" w:eastAsia="en-US" w:bidi="ar-SA"/>
      </w:rPr>
    </w:lvl>
  </w:abstractNum>
  <w:abstractNum w:abstractNumId="26" w15:restartNumberingAfterBreak="0">
    <w:nsid w:val="7A683417"/>
    <w:multiLevelType w:val="hybridMultilevel"/>
    <w:tmpl w:val="0298C86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7" w15:restartNumberingAfterBreak="0">
    <w:nsid w:val="7CFD3F51"/>
    <w:multiLevelType w:val="hybridMultilevel"/>
    <w:tmpl w:val="ACF005FC"/>
    <w:lvl w:ilvl="0" w:tplc="AF76ED06">
      <w:numFmt w:val="bullet"/>
      <w:lvlText w:val="-"/>
      <w:lvlJc w:val="left"/>
      <w:pPr>
        <w:ind w:left="720" w:hanging="360"/>
      </w:pPr>
      <w:rPr>
        <w:rFonts w:ascii="Abadi" w:eastAsiaTheme="minorHAnsi" w:hAnsi="Abadi" w:cs="Mangal Pro"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D6015A3"/>
    <w:multiLevelType w:val="hybridMultilevel"/>
    <w:tmpl w:val="983A78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222BDF"/>
    <w:multiLevelType w:val="hybridMultilevel"/>
    <w:tmpl w:val="8460D556"/>
    <w:lvl w:ilvl="0" w:tplc="C44AECD2">
      <w:numFmt w:val="bullet"/>
      <w:lvlText w:val="•"/>
      <w:lvlJc w:val="left"/>
      <w:pPr>
        <w:ind w:left="91" w:hanging="135"/>
      </w:pPr>
      <w:rPr>
        <w:rFonts w:ascii="Trebuchet MS" w:eastAsia="Trebuchet MS" w:hAnsi="Trebuchet MS" w:cs="Trebuchet MS" w:hint="default"/>
        <w:b w:val="0"/>
        <w:bCs w:val="0"/>
        <w:i w:val="0"/>
        <w:iCs w:val="0"/>
        <w:spacing w:val="0"/>
        <w:w w:val="89"/>
        <w:sz w:val="20"/>
        <w:szCs w:val="20"/>
        <w:lang w:val="en-US" w:eastAsia="en-US" w:bidi="ar-SA"/>
      </w:rPr>
    </w:lvl>
    <w:lvl w:ilvl="1" w:tplc="D51E9662">
      <w:numFmt w:val="bullet"/>
      <w:lvlText w:val="•"/>
      <w:lvlJc w:val="left"/>
      <w:pPr>
        <w:ind w:left="515" w:hanging="135"/>
      </w:pPr>
      <w:rPr>
        <w:rFonts w:hint="default"/>
        <w:lang w:val="en-US" w:eastAsia="en-US" w:bidi="ar-SA"/>
      </w:rPr>
    </w:lvl>
    <w:lvl w:ilvl="2" w:tplc="CF569232">
      <w:numFmt w:val="bullet"/>
      <w:lvlText w:val="•"/>
      <w:lvlJc w:val="left"/>
      <w:pPr>
        <w:ind w:left="930" w:hanging="135"/>
      </w:pPr>
      <w:rPr>
        <w:rFonts w:hint="default"/>
        <w:lang w:val="en-US" w:eastAsia="en-US" w:bidi="ar-SA"/>
      </w:rPr>
    </w:lvl>
    <w:lvl w:ilvl="3" w:tplc="EE84CC86">
      <w:numFmt w:val="bullet"/>
      <w:lvlText w:val="•"/>
      <w:lvlJc w:val="left"/>
      <w:pPr>
        <w:ind w:left="1345" w:hanging="135"/>
      </w:pPr>
      <w:rPr>
        <w:rFonts w:hint="default"/>
        <w:lang w:val="en-US" w:eastAsia="en-US" w:bidi="ar-SA"/>
      </w:rPr>
    </w:lvl>
    <w:lvl w:ilvl="4" w:tplc="C6B8F316">
      <w:numFmt w:val="bullet"/>
      <w:lvlText w:val="•"/>
      <w:lvlJc w:val="left"/>
      <w:pPr>
        <w:ind w:left="1760" w:hanging="135"/>
      </w:pPr>
      <w:rPr>
        <w:rFonts w:hint="default"/>
        <w:lang w:val="en-US" w:eastAsia="en-US" w:bidi="ar-SA"/>
      </w:rPr>
    </w:lvl>
    <w:lvl w:ilvl="5" w:tplc="18AE39BE">
      <w:numFmt w:val="bullet"/>
      <w:lvlText w:val="•"/>
      <w:lvlJc w:val="left"/>
      <w:pPr>
        <w:ind w:left="2175" w:hanging="135"/>
      </w:pPr>
      <w:rPr>
        <w:rFonts w:hint="default"/>
        <w:lang w:val="en-US" w:eastAsia="en-US" w:bidi="ar-SA"/>
      </w:rPr>
    </w:lvl>
    <w:lvl w:ilvl="6" w:tplc="813A2B46">
      <w:numFmt w:val="bullet"/>
      <w:lvlText w:val="•"/>
      <w:lvlJc w:val="left"/>
      <w:pPr>
        <w:ind w:left="2590" w:hanging="135"/>
      </w:pPr>
      <w:rPr>
        <w:rFonts w:hint="default"/>
        <w:lang w:val="en-US" w:eastAsia="en-US" w:bidi="ar-SA"/>
      </w:rPr>
    </w:lvl>
    <w:lvl w:ilvl="7" w:tplc="92A8C9F6">
      <w:numFmt w:val="bullet"/>
      <w:lvlText w:val="•"/>
      <w:lvlJc w:val="left"/>
      <w:pPr>
        <w:ind w:left="3005" w:hanging="135"/>
      </w:pPr>
      <w:rPr>
        <w:rFonts w:hint="default"/>
        <w:lang w:val="en-US" w:eastAsia="en-US" w:bidi="ar-SA"/>
      </w:rPr>
    </w:lvl>
    <w:lvl w:ilvl="8" w:tplc="72FE00F0">
      <w:numFmt w:val="bullet"/>
      <w:lvlText w:val="•"/>
      <w:lvlJc w:val="left"/>
      <w:pPr>
        <w:ind w:left="3420" w:hanging="135"/>
      </w:pPr>
      <w:rPr>
        <w:rFonts w:hint="default"/>
        <w:lang w:val="en-US" w:eastAsia="en-US" w:bidi="ar-SA"/>
      </w:rPr>
    </w:lvl>
  </w:abstractNum>
  <w:abstractNum w:abstractNumId="30" w15:restartNumberingAfterBreak="0">
    <w:nsid w:val="7E282200"/>
    <w:multiLevelType w:val="hybridMultilevel"/>
    <w:tmpl w:val="67BABC88"/>
    <w:lvl w:ilvl="0" w:tplc="32B4936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1A98B04E">
      <w:numFmt w:val="bullet"/>
      <w:lvlText w:val="•"/>
      <w:lvlJc w:val="left"/>
      <w:pPr>
        <w:ind w:left="1728" w:hanging="360"/>
      </w:pPr>
      <w:rPr>
        <w:rFonts w:hint="default"/>
        <w:lang w:val="en-US" w:eastAsia="en-US" w:bidi="ar-SA"/>
      </w:rPr>
    </w:lvl>
    <w:lvl w:ilvl="2" w:tplc="0E82EF66">
      <w:numFmt w:val="bullet"/>
      <w:lvlText w:val="•"/>
      <w:lvlJc w:val="left"/>
      <w:pPr>
        <w:ind w:left="2736" w:hanging="360"/>
      </w:pPr>
      <w:rPr>
        <w:rFonts w:hint="default"/>
        <w:lang w:val="en-US" w:eastAsia="en-US" w:bidi="ar-SA"/>
      </w:rPr>
    </w:lvl>
    <w:lvl w:ilvl="3" w:tplc="E174C906">
      <w:numFmt w:val="bullet"/>
      <w:lvlText w:val="•"/>
      <w:lvlJc w:val="left"/>
      <w:pPr>
        <w:ind w:left="3744" w:hanging="360"/>
      </w:pPr>
      <w:rPr>
        <w:rFonts w:hint="default"/>
        <w:lang w:val="en-US" w:eastAsia="en-US" w:bidi="ar-SA"/>
      </w:rPr>
    </w:lvl>
    <w:lvl w:ilvl="4" w:tplc="7B969F58">
      <w:numFmt w:val="bullet"/>
      <w:lvlText w:val="•"/>
      <w:lvlJc w:val="left"/>
      <w:pPr>
        <w:ind w:left="4752" w:hanging="360"/>
      </w:pPr>
      <w:rPr>
        <w:rFonts w:hint="default"/>
        <w:lang w:val="en-US" w:eastAsia="en-US" w:bidi="ar-SA"/>
      </w:rPr>
    </w:lvl>
    <w:lvl w:ilvl="5" w:tplc="9462DF8E">
      <w:numFmt w:val="bullet"/>
      <w:lvlText w:val="•"/>
      <w:lvlJc w:val="left"/>
      <w:pPr>
        <w:ind w:left="5760" w:hanging="360"/>
      </w:pPr>
      <w:rPr>
        <w:rFonts w:hint="default"/>
        <w:lang w:val="en-US" w:eastAsia="en-US" w:bidi="ar-SA"/>
      </w:rPr>
    </w:lvl>
    <w:lvl w:ilvl="6" w:tplc="C42C5CEA">
      <w:numFmt w:val="bullet"/>
      <w:lvlText w:val="•"/>
      <w:lvlJc w:val="left"/>
      <w:pPr>
        <w:ind w:left="6768" w:hanging="360"/>
      </w:pPr>
      <w:rPr>
        <w:rFonts w:hint="default"/>
        <w:lang w:val="en-US" w:eastAsia="en-US" w:bidi="ar-SA"/>
      </w:rPr>
    </w:lvl>
    <w:lvl w:ilvl="7" w:tplc="F9DC1DBE">
      <w:numFmt w:val="bullet"/>
      <w:lvlText w:val="•"/>
      <w:lvlJc w:val="left"/>
      <w:pPr>
        <w:ind w:left="7776" w:hanging="360"/>
      </w:pPr>
      <w:rPr>
        <w:rFonts w:hint="default"/>
        <w:lang w:val="en-US" w:eastAsia="en-US" w:bidi="ar-SA"/>
      </w:rPr>
    </w:lvl>
    <w:lvl w:ilvl="8" w:tplc="7A6032F6">
      <w:numFmt w:val="bullet"/>
      <w:lvlText w:val="•"/>
      <w:lvlJc w:val="left"/>
      <w:pPr>
        <w:ind w:left="8784" w:hanging="360"/>
      </w:pPr>
      <w:rPr>
        <w:rFonts w:hint="default"/>
        <w:lang w:val="en-US" w:eastAsia="en-US" w:bidi="ar-SA"/>
      </w:rPr>
    </w:lvl>
  </w:abstractNum>
  <w:num w:numId="1" w16cid:durableId="16591208">
    <w:abstractNumId w:val="23"/>
  </w:num>
  <w:num w:numId="2" w16cid:durableId="1919436433">
    <w:abstractNumId w:val="26"/>
  </w:num>
  <w:num w:numId="3" w16cid:durableId="1937596486">
    <w:abstractNumId w:val="3"/>
  </w:num>
  <w:num w:numId="4" w16cid:durableId="593441894">
    <w:abstractNumId w:val="14"/>
  </w:num>
  <w:num w:numId="5" w16cid:durableId="1632973615">
    <w:abstractNumId w:val="13"/>
  </w:num>
  <w:num w:numId="6" w16cid:durableId="1654531437">
    <w:abstractNumId w:val="24"/>
  </w:num>
  <w:num w:numId="7" w16cid:durableId="1405840304">
    <w:abstractNumId w:val="7"/>
  </w:num>
  <w:num w:numId="8" w16cid:durableId="590941428">
    <w:abstractNumId w:val="30"/>
  </w:num>
  <w:num w:numId="9" w16cid:durableId="458031980">
    <w:abstractNumId w:val="25"/>
  </w:num>
  <w:num w:numId="10" w16cid:durableId="925840826">
    <w:abstractNumId w:val="20"/>
  </w:num>
  <w:num w:numId="11" w16cid:durableId="13924697">
    <w:abstractNumId w:val="2"/>
  </w:num>
  <w:num w:numId="12" w16cid:durableId="920675074">
    <w:abstractNumId w:val="4"/>
  </w:num>
  <w:num w:numId="13" w16cid:durableId="519513140">
    <w:abstractNumId w:val="29"/>
  </w:num>
  <w:num w:numId="14" w16cid:durableId="391466014">
    <w:abstractNumId w:val="12"/>
  </w:num>
  <w:num w:numId="15" w16cid:durableId="1535656706">
    <w:abstractNumId w:val="18"/>
  </w:num>
  <w:num w:numId="16" w16cid:durableId="2069331233">
    <w:abstractNumId w:val="16"/>
  </w:num>
  <w:num w:numId="17" w16cid:durableId="290332761">
    <w:abstractNumId w:val="15"/>
  </w:num>
  <w:num w:numId="18" w16cid:durableId="1968316308">
    <w:abstractNumId w:val="17"/>
  </w:num>
  <w:num w:numId="19" w16cid:durableId="91634582">
    <w:abstractNumId w:val="19"/>
  </w:num>
  <w:num w:numId="20" w16cid:durableId="622426284">
    <w:abstractNumId w:val="9"/>
  </w:num>
  <w:num w:numId="21" w16cid:durableId="1568420644">
    <w:abstractNumId w:val="21"/>
  </w:num>
  <w:num w:numId="22" w16cid:durableId="1367943392">
    <w:abstractNumId w:val="6"/>
  </w:num>
  <w:num w:numId="23" w16cid:durableId="1872568015">
    <w:abstractNumId w:val="8"/>
  </w:num>
  <w:num w:numId="24" w16cid:durableId="1312173377">
    <w:abstractNumId w:val="11"/>
  </w:num>
  <w:num w:numId="25" w16cid:durableId="253056294">
    <w:abstractNumId w:val="27"/>
  </w:num>
  <w:num w:numId="26" w16cid:durableId="1435903312">
    <w:abstractNumId w:val="10"/>
  </w:num>
  <w:num w:numId="27" w16cid:durableId="2784594">
    <w:abstractNumId w:val="1"/>
  </w:num>
  <w:num w:numId="28" w16cid:durableId="903027967">
    <w:abstractNumId w:val="0"/>
  </w:num>
  <w:num w:numId="29" w16cid:durableId="676031692">
    <w:abstractNumId w:val="5"/>
  </w:num>
  <w:num w:numId="30" w16cid:durableId="358628455">
    <w:abstractNumId w:val="22"/>
  </w:num>
  <w:num w:numId="31" w16cid:durableId="8109060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BD"/>
    <w:rsid w:val="00003732"/>
    <w:rsid w:val="000051F9"/>
    <w:rsid w:val="00005823"/>
    <w:rsid w:val="00012423"/>
    <w:rsid w:val="00013708"/>
    <w:rsid w:val="00013AAC"/>
    <w:rsid w:val="000200AB"/>
    <w:rsid w:val="00024611"/>
    <w:rsid w:val="000278B4"/>
    <w:rsid w:val="00027F62"/>
    <w:rsid w:val="0003142B"/>
    <w:rsid w:val="000339F7"/>
    <w:rsid w:val="00041333"/>
    <w:rsid w:val="0004239F"/>
    <w:rsid w:val="00042F46"/>
    <w:rsid w:val="0004306E"/>
    <w:rsid w:val="00050E05"/>
    <w:rsid w:val="0005116D"/>
    <w:rsid w:val="00052137"/>
    <w:rsid w:val="000523BC"/>
    <w:rsid w:val="00065765"/>
    <w:rsid w:val="000753F3"/>
    <w:rsid w:val="00076442"/>
    <w:rsid w:val="0008082E"/>
    <w:rsid w:val="0008140C"/>
    <w:rsid w:val="00084D88"/>
    <w:rsid w:val="000874A0"/>
    <w:rsid w:val="00087C33"/>
    <w:rsid w:val="000913C9"/>
    <w:rsid w:val="000918DE"/>
    <w:rsid w:val="000919A8"/>
    <w:rsid w:val="000953AE"/>
    <w:rsid w:val="00096111"/>
    <w:rsid w:val="000A543B"/>
    <w:rsid w:val="000A57B9"/>
    <w:rsid w:val="000A6525"/>
    <w:rsid w:val="000A6899"/>
    <w:rsid w:val="000B286E"/>
    <w:rsid w:val="000B67A7"/>
    <w:rsid w:val="000B7293"/>
    <w:rsid w:val="000B7772"/>
    <w:rsid w:val="000C4C98"/>
    <w:rsid w:val="000C67F8"/>
    <w:rsid w:val="000D07D6"/>
    <w:rsid w:val="000D4AE4"/>
    <w:rsid w:val="000D57B4"/>
    <w:rsid w:val="000D6448"/>
    <w:rsid w:val="000E1690"/>
    <w:rsid w:val="000E292D"/>
    <w:rsid w:val="000E3432"/>
    <w:rsid w:val="000E4A4A"/>
    <w:rsid w:val="000E6430"/>
    <w:rsid w:val="000E6C67"/>
    <w:rsid w:val="000E7ECF"/>
    <w:rsid w:val="000F15C8"/>
    <w:rsid w:val="000F1823"/>
    <w:rsid w:val="000F245E"/>
    <w:rsid w:val="00102E11"/>
    <w:rsid w:val="001054F0"/>
    <w:rsid w:val="001104B9"/>
    <w:rsid w:val="00112061"/>
    <w:rsid w:val="00116B8B"/>
    <w:rsid w:val="001179C4"/>
    <w:rsid w:val="00120DFE"/>
    <w:rsid w:val="001233D0"/>
    <w:rsid w:val="001241CA"/>
    <w:rsid w:val="00124318"/>
    <w:rsid w:val="00126297"/>
    <w:rsid w:val="00127B02"/>
    <w:rsid w:val="0013198B"/>
    <w:rsid w:val="00136AB9"/>
    <w:rsid w:val="001404F6"/>
    <w:rsid w:val="00140B23"/>
    <w:rsid w:val="00146783"/>
    <w:rsid w:val="001540E5"/>
    <w:rsid w:val="00154D47"/>
    <w:rsid w:val="00156076"/>
    <w:rsid w:val="001608A2"/>
    <w:rsid w:val="0016313F"/>
    <w:rsid w:val="001659C5"/>
    <w:rsid w:val="001736CE"/>
    <w:rsid w:val="0018066A"/>
    <w:rsid w:val="00182C3D"/>
    <w:rsid w:val="00184AA4"/>
    <w:rsid w:val="0019073A"/>
    <w:rsid w:val="001957D5"/>
    <w:rsid w:val="001A5D42"/>
    <w:rsid w:val="001A6402"/>
    <w:rsid w:val="001B2338"/>
    <w:rsid w:val="001C0B56"/>
    <w:rsid w:val="001C1021"/>
    <w:rsid w:val="001C421E"/>
    <w:rsid w:val="001D328C"/>
    <w:rsid w:val="001D37E2"/>
    <w:rsid w:val="001E1B55"/>
    <w:rsid w:val="001E3B03"/>
    <w:rsid w:val="001E4270"/>
    <w:rsid w:val="001F15D6"/>
    <w:rsid w:val="001F1FF0"/>
    <w:rsid w:val="001F6ABB"/>
    <w:rsid w:val="00202424"/>
    <w:rsid w:val="002078A1"/>
    <w:rsid w:val="0021321B"/>
    <w:rsid w:val="002209B3"/>
    <w:rsid w:val="00227206"/>
    <w:rsid w:val="002356F3"/>
    <w:rsid w:val="002374D1"/>
    <w:rsid w:val="00237F24"/>
    <w:rsid w:val="0024152D"/>
    <w:rsid w:val="002464CB"/>
    <w:rsid w:val="0024714F"/>
    <w:rsid w:val="00247759"/>
    <w:rsid w:val="002500DD"/>
    <w:rsid w:val="00250675"/>
    <w:rsid w:val="0025204A"/>
    <w:rsid w:val="002644C2"/>
    <w:rsid w:val="00264D38"/>
    <w:rsid w:val="00264E3F"/>
    <w:rsid w:val="00270A07"/>
    <w:rsid w:val="002749B8"/>
    <w:rsid w:val="002768A7"/>
    <w:rsid w:val="00280C72"/>
    <w:rsid w:val="002839F9"/>
    <w:rsid w:val="002A03E6"/>
    <w:rsid w:val="002A4191"/>
    <w:rsid w:val="002B2900"/>
    <w:rsid w:val="002B2B89"/>
    <w:rsid w:val="002B2EF2"/>
    <w:rsid w:val="002B4574"/>
    <w:rsid w:val="002C3277"/>
    <w:rsid w:val="002C35F0"/>
    <w:rsid w:val="002D1F7B"/>
    <w:rsid w:val="002E0665"/>
    <w:rsid w:val="002E06E4"/>
    <w:rsid w:val="002E0833"/>
    <w:rsid w:val="002E0F29"/>
    <w:rsid w:val="002E19C9"/>
    <w:rsid w:val="002E2926"/>
    <w:rsid w:val="002E2BF5"/>
    <w:rsid w:val="002E300C"/>
    <w:rsid w:val="002E475A"/>
    <w:rsid w:val="002F6640"/>
    <w:rsid w:val="002F7568"/>
    <w:rsid w:val="00300ED4"/>
    <w:rsid w:val="00304260"/>
    <w:rsid w:val="00306276"/>
    <w:rsid w:val="00307033"/>
    <w:rsid w:val="003114EB"/>
    <w:rsid w:val="003119CD"/>
    <w:rsid w:val="0031605C"/>
    <w:rsid w:val="003175CB"/>
    <w:rsid w:val="00322873"/>
    <w:rsid w:val="00322FA0"/>
    <w:rsid w:val="00324251"/>
    <w:rsid w:val="00324719"/>
    <w:rsid w:val="00327601"/>
    <w:rsid w:val="00340CB0"/>
    <w:rsid w:val="003416EB"/>
    <w:rsid w:val="003454C7"/>
    <w:rsid w:val="00345C70"/>
    <w:rsid w:val="0035106D"/>
    <w:rsid w:val="0035291F"/>
    <w:rsid w:val="00354E24"/>
    <w:rsid w:val="00360B86"/>
    <w:rsid w:val="00361373"/>
    <w:rsid w:val="00361580"/>
    <w:rsid w:val="00363BCB"/>
    <w:rsid w:val="003678AE"/>
    <w:rsid w:val="00371673"/>
    <w:rsid w:val="00374661"/>
    <w:rsid w:val="0037646A"/>
    <w:rsid w:val="00382360"/>
    <w:rsid w:val="00386089"/>
    <w:rsid w:val="00387584"/>
    <w:rsid w:val="00391D25"/>
    <w:rsid w:val="003A1925"/>
    <w:rsid w:val="003A646A"/>
    <w:rsid w:val="003B29EE"/>
    <w:rsid w:val="003B40FA"/>
    <w:rsid w:val="003C6D72"/>
    <w:rsid w:val="003C7306"/>
    <w:rsid w:val="003D0750"/>
    <w:rsid w:val="003D2B0B"/>
    <w:rsid w:val="003D63B9"/>
    <w:rsid w:val="003D6A9B"/>
    <w:rsid w:val="003D7F92"/>
    <w:rsid w:val="003E3B49"/>
    <w:rsid w:val="003E5A25"/>
    <w:rsid w:val="003F7F6D"/>
    <w:rsid w:val="00400027"/>
    <w:rsid w:val="00400698"/>
    <w:rsid w:val="00403521"/>
    <w:rsid w:val="00406477"/>
    <w:rsid w:val="0041277B"/>
    <w:rsid w:val="0041420D"/>
    <w:rsid w:val="00415195"/>
    <w:rsid w:val="00421C35"/>
    <w:rsid w:val="0042605B"/>
    <w:rsid w:val="00426517"/>
    <w:rsid w:val="00434891"/>
    <w:rsid w:val="004414DD"/>
    <w:rsid w:val="00450895"/>
    <w:rsid w:val="00455916"/>
    <w:rsid w:val="00457542"/>
    <w:rsid w:val="00460B24"/>
    <w:rsid w:val="00466F47"/>
    <w:rsid w:val="0047695A"/>
    <w:rsid w:val="00481336"/>
    <w:rsid w:val="00483EB7"/>
    <w:rsid w:val="0048407F"/>
    <w:rsid w:val="004A5CCD"/>
    <w:rsid w:val="004B3684"/>
    <w:rsid w:val="004C344A"/>
    <w:rsid w:val="004E5C27"/>
    <w:rsid w:val="004F0919"/>
    <w:rsid w:val="004F3286"/>
    <w:rsid w:val="004F5508"/>
    <w:rsid w:val="004F5809"/>
    <w:rsid w:val="004F5B32"/>
    <w:rsid w:val="004F7D44"/>
    <w:rsid w:val="005015FC"/>
    <w:rsid w:val="005018F4"/>
    <w:rsid w:val="00505004"/>
    <w:rsid w:val="00513C29"/>
    <w:rsid w:val="00521806"/>
    <w:rsid w:val="00524740"/>
    <w:rsid w:val="00526A38"/>
    <w:rsid w:val="00535A97"/>
    <w:rsid w:val="00540212"/>
    <w:rsid w:val="00543113"/>
    <w:rsid w:val="005436B7"/>
    <w:rsid w:val="00553738"/>
    <w:rsid w:val="0055595D"/>
    <w:rsid w:val="00556067"/>
    <w:rsid w:val="00560A31"/>
    <w:rsid w:val="00560ED7"/>
    <w:rsid w:val="00565ACE"/>
    <w:rsid w:val="00566C9C"/>
    <w:rsid w:val="00567A4E"/>
    <w:rsid w:val="00567D2D"/>
    <w:rsid w:val="005747CC"/>
    <w:rsid w:val="00594D52"/>
    <w:rsid w:val="00595B30"/>
    <w:rsid w:val="005965E3"/>
    <w:rsid w:val="00596C05"/>
    <w:rsid w:val="005A12F6"/>
    <w:rsid w:val="005A5690"/>
    <w:rsid w:val="005A6674"/>
    <w:rsid w:val="005C2B6D"/>
    <w:rsid w:val="005C58D6"/>
    <w:rsid w:val="005C5912"/>
    <w:rsid w:val="005C7B59"/>
    <w:rsid w:val="005D23D2"/>
    <w:rsid w:val="005E0FCA"/>
    <w:rsid w:val="005E12E7"/>
    <w:rsid w:val="005E34CC"/>
    <w:rsid w:val="005E6B3D"/>
    <w:rsid w:val="0060055C"/>
    <w:rsid w:val="00601C8E"/>
    <w:rsid w:val="006045FA"/>
    <w:rsid w:val="00605704"/>
    <w:rsid w:val="0060739C"/>
    <w:rsid w:val="00610DA5"/>
    <w:rsid w:val="006145C4"/>
    <w:rsid w:val="00615442"/>
    <w:rsid w:val="006163DF"/>
    <w:rsid w:val="00617564"/>
    <w:rsid w:val="006208F9"/>
    <w:rsid w:val="006214D8"/>
    <w:rsid w:val="00621AC8"/>
    <w:rsid w:val="006241D8"/>
    <w:rsid w:val="00624F86"/>
    <w:rsid w:val="00634044"/>
    <w:rsid w:val="00635DD2"/>
    <w:rsid w:val="006447A7"/>
    <w:rsid w:val="00645116"/>
    <w:rsid w:val="00650E1C"/>
    <w:rsid w:val="00654D81"/>
    <w:rsid w:val="00666542"/>
    <w:rsid w:val="00666AB9"/>
    <w:rsid w:val="00666B21"/>
    <w:rsid w:val="0067010F"/>
    <w:rsid w:val="00670B9F"/>
    <w:rsid w:val="00670F4B"/>
    <w:rsid w:val="006747A0"/>
    <w:rsid w:val="00686584"/>
    <w:rsid w:val="00686912"/>
    <w:rsid w:val="00693034"/>
    <w:rsid w:val="00694E4A"/>
    <w:rsid w:val="00695C14"/>
    <w:rsid w:val="006A0F40"/>
    <w:rsid w:val="006A1242"/>
    <w:rsid w:val="006A78E1"/>
    <w:rsid w:val="006B2DE3"/>
    <w:rsid w:val="006C10F3"/>
    <w:rsid w:val="006C4944"/>
    <w:rsid w:val="006D0F53"/>
    <w:rsid w:val="006E1DD4"/>
    <w:rsid w:val="006E33D1"/>
    <w:rsid w:val="006E3F67"/>
    <w:rsid w:val="006E482A"/>
    <w:rsid w:val="006F095E"/>
    <w:rsid w:val="006F2A99"/>
    <w:rsid w:val="006F32B6"/>
    <w:rsid w:val="006F3B1D"/>
    <w:rsid w:val="007015FE"/>
    <w:rsid w:val="00702262"/>
    <w:rsid w:val="007027C3"/>
    <w:rsid w:val="007042B3"/>
    <w:rsid w:val="007042E9"/>
    <w:rsid w:val="00705CCC"/>
    <w:rsid w:val="00707A0B"/>
    <w:rsid w:val="007102FF"/>
    <w:rsid w:val="00710A8B"/>
    <w:rsid w:val="007143D8"/>
    <w:rsid w:val="00720FA8"/>
    <w:rsid w:val="00722A2D"/>
    <w:rsid w:val="00731B04"/>
    <w:rsid w:val="00731E6F"/>
    <w:rsid w:val="00734BDF"/>
    <w:rsid w:val="00742BA5"/>
    <w:rsid w:val="00744156"/>
    <w:rsid w:val="00754266"/>
    <w:rsid w:val="007573A5"/>
    <w:rsid w:val="00761BD9"/>
    <w:rsid w:val="00770850"/>
    <w:rsid w:val="00771025"/>
    <w:rsid w:val="007715F7"/>
    <w:rsid w:val="00771E40"/>
    <w:rsid w:val="00775435"/>
    <w:rsid w:val="00783AE3"/>
    <w:rsid w:val="007A16D5"/>
    <w:rsid w:val="007A4005"/>
    <w:rsid w:val="007A6581"/>
    <w:rsid w:val="007A7FCF"/>
    <w:rsid w:val="007B4E69"/>
    <w:rsid w:val="007B5C03"/>
    <w:rsid w:val="007B728D"/>
    <w:rsid w:val="007B749D"/>
    <w:rsid w:val="007B77A0"/>
    <w:rsid w:val="007C0ED4"/>
    <w:rsid w:val="007C4F52"/>
    <w:rsid w:val="007D14F2"/>
    <w:rsid w:val="007D3B1D"/>
    <w:rsid w:val="007D417B"/>
    <w:rsid w:val="007D68C3"/>
    <w:rsid w:val="007D6C06"/>
    <w:rsid w:val="007E051E"/>
    <w:rsid w:val="007E0CEF"/>
    <w:rsid w:val="007F30EE"/>
    <w:rsid w:val="007F382C"/>
    <w:rsid w:val="007F5AB6"/>
    <w:rsid w:val="007F7F55"/>
    <w:rsid w:val="00800624"/>
    <w:rsid w:val="008044FE"/>
    <w:rsid w:val="008074BC"/>
    <w:rsid w:val="00810340"/>
    <w:rsid w:val="008240FA"/>
    <w:rsid w:val="0082559C"/>
    <w:rsid w:val="00825725"/>
    <w:rsid w:val="00826964"/>
    <w:rsid w:val="00826DF7"/>
    <w:rsid w:val="00834836"/>
    <w:rsid w:val="008360E0"/>
    <w:rsid w:val="0084153D"/>
    <w:rsid w:val="0084258E"/>
    <w:rsid w:val="00843EB5"/>
    <w:rsid w:val="00844DF8"/>
    <w:rsid w:val="00850F6A"/>
    <w:rsid w:val="008605BD"/>
    <w:rsid w:val="0086094A"/>
    <w:rsid w:val="0086163E"/>
    <w:rsid w:val="008626D8"/>
    <w:rsid w:val="00877D84"/>
    <w:rsid w:val="00877E8B"/>
    <w:rsid w:val="00880790"/>
    <w:rsid w:val="00882FB4"/>
    <w:rsid w:val="00885515"/>
    <w:rsid w:val="00890582"/>
    <w:rsid w:val="0089379D"/>
    <w:rsid w:val="008A1290"/>
    <w:rsid w:val="008A2AB0"/>
    <w:rsid w:val="008A30EB"/>
    <w:rsid w:val="008A66C1"/>
    <w:rsid w:val="008A72DD"/>
    <w:rsid w:val="008A7857"/>
    <w:rsid w:val="008B4556"/>
    <w:rsid w:val="008B51A6"/>
    <w:rsid w:val="008B79CE"/>
    <w:rsid w:val="008C2DD6"/>
    <w:rsid w:val="008C2E42"/>
    <w:rsid w:val="008D1846"/>
    <w:rsid w:val="008E15E4"/>
    <w:rsid w:val="008E3238"/>
    <w:rsid w:val="008E3631"/>
    <w:rsid w:val="008E5CD5"/>
    <w:rsid w:val="008F2AD2"/>
    <w:rsid w:val="008F44E4"/>
    <w:rsid w:val="008F6846"/>
    <w:rsid w:val="0091293F"/>
    <w:rsid w:val="00916C27"/>
    <w:rsid w:val="009202CE"/>
    <w:rsid w:val="00921794"/>
    <w:rsid w:val="00921AA2"/>
    <w:rsid w:val="0092369F"/>
    <w:rsid w:val="009309F3"/>
    <w:rsid w:val="00931AA5"/>
    <w:rsid w:val="009374F3"/>
    <w:rsid w:val="0094062D"/>
    <w:rsid w:val="0094170B"/>
    <w:rsid w:val="00944092"/>
    <w:rsid w:val="0095622D"/>
    <w:rsid w:val="0095631D"/>
    <w:rsid w:val="00965A4C"/>
    <w:rsid w:val="009776D0"/>
    <w:rsid w:val="0098062E"/>
    <w:rsid w:val="00986A95"/>
    <w:rsid w:val="0099158E"/>
    <w:rsid w:val="00992610"/>
    <w:rsid w:val="0099506A"/>
    <w:rsid w:val="009A2FBD"/>
    <w:rsid w:val="009C01A5"/>
    <w:rsid w:val="009C0E49"/>
    <w:rsid w:val="009C1B57"/>
    <w:rsid w:val="009C31EC"/>
    <w:rsid w:val="009C46C9"/>
    <w:rsid w:val="009D319C"/>
    <w:rsid w:val="009D4057"/>
    <w:rsid w:val="009D731F"/>
    <w:rsid w:val="009E1340"/>
    <w:rsid w:val="009E2E46"/>
    <w:rsid w:val="009E32CE"/>
    <w:rsid w:val="009E3356"/>
    <w:rsid w:val="009E4CF5"/>
    <w:rsid w:val="009E53FB"/>
    <w:rsid w:val="009E6783"/>
    <w:rsid w:val="009F0BD9"/>
    <w:rsid w:val="009F374B"/>
    <w:rsid w:val="009F581B"/>
    <w:rsid w:val="009F6D09"/>
    <w:rsid w:val="009F79C3"/>
    <w:rsid w:val="00A04992"/>
    <w:rsid w:val="00A111C0"/>
    <w:rsid w:val="00A1757D"/>
    <w:rsid w:val="00A17EC0"/>
    <w:rsid w:val="00A2075D"/>
    <w:rsid w:val="00A23596"/>
    <w:rsid w:val="00A266A3"/>
    <w:rsid w:val="00A26F2B"/>
    <w:rsid w:val="00A30A46"/>
    <w:rsid w:val="00A354BF"/>
    <w:rsid w:val="00A354C5"/>
    <w:rsid w:val="00A36118"/>
    <w:rsid w:val="00A36525"/>
    <w:rsid w:val="00A43995"/>
    <w:rsid w:val="00A451F0"/>
    <w:rsid w:val="00A544ED"/>
    <w:rsid w:val="00A564DB"/>
    <w:rsid w:val="00A621FD"/>
    <w:rsid w:val="00A63BE6"/>
    <w:rsid w:val="00A65723"/>
    <w:rsid w:val="00A71AA3"/>
    <w:rsid w:val="00A71BC8"/>
    <w:rsid w:val="00A7480E"/>
    <w:rsid w:val="00A760B0"/>
    <w:rsid w:val="00A82834"/>
    <w:rsid w:val="00A87828"/>
    <w:rsid w:val="00A87880"/>
    <w:rsid w:val="00A87999"/>
    <w:rsid w:val="00A91D6D"/>
    <w:rsid w:val="00A94D9C"/>
    <w:rsid w:val="00A96960"/>
    <w:rsid w:val="00A96D98"/>
    <w:rsid w:val="00A97DC0"/>
    <w:rsid w:val="00AA20ED"/>
    <w:rsid w:val="00AA33F7"/>
    <w:rsid w:val="00AA3FF5"/>
    <w:rsid w:val="00AB13E2"/>
    <w:rsid w:val="00AB23FB"/>
    <w:rsid w:val="00AB2997"/>
    <w:rsid w:val="00AB4B35"/>
    <w:rsid w:val="00AB69E4"/>
    <w:rsid w:val="00AC03C0"/>
    <w:rsid w:val="00AC7D99"/>
    <w:rsid w:val="00AC7F07"/>
    <w:rsid w:val="00AD2A39"/>
    <w:rsid w:val="00AD6127"/>
    <w:rsid w:val="00AE0491"/>
    <w:rsid w:val="00AE4327"/>
    <w:rsid w:val="00AE43D7"/>
    <w:rsid w:val="00AE5B86"/>
    <w:rsid w:val="00AF36C7"/>
    <w:rsid w:val="00AF4742"/>
    <w:rsid w:val="00AF6B96"/>
    <w:rsid w:val="00B00D31"/>
    <w:rsid w:val="00B0718C"/>
    <w:rsid w:val="00B1189D"/>
    <w:rsid w:val="00B16EDF"/>
    <w:rsid w:val="00B20E9A"/>
    <w:rsid w:val="00B21903"/>
    <w:rsid w:val="00B22D32"/>
    <w:rsid w:val="00B23986"/>
    <w:rsid w:val="00B241C3"/>
    <w:rsid w:val="00B261CE"/>
    <w:rsid w:val="00B27D58"/>
    <w:rsid w:val="00B33DD7"/>
    <w:rsid w:val="00B33F79"/>
    <w:rsid w:val="00B4014E"/>
    <w:rsid w:val="00B4063F"/>
    <w:rsid w:val="00B40811"/>
    <w:rsid w:val="00B4457D"/>
    <w:rsid w:val="00B53C43"/>
    <w:rsid w:val="00B5721D"/>
    <w:rsid w:val="00B61874"/>
    <w:rsid w:val="00B73DFA"/>
    <w:rsid w:val="00B74CC0"/>
    <w:rsid w:val="00B76506"/>
    <w:rsid w:val="00B80F03"/>
    <w:rsid w:val="00B81B80"/>
    <w:rsid w:val="00B81C89"/>
    <w:rsid w:val="00B97DCD"/>
    <w:rsid w:val="00BA3ECB"/>
    <w:rsid w:val="00BB50C7"/>
    <w:rsid w:val="00BB70BF"/>
    <w:rsid w:val="00BC0B87"/>
    <w:rsid w:val="00BC16AF"/>
    <w:rsid w:val="00BC26B9"/>
    <w:rsid w:val="00BC553D"/>
    <w:rsid w:val="00BC6253"/>
    <w:rsid w:val="00BD1BC0"/>
    <w:rsid w:val="00BD24A3"/>
    <w:rsid w:val="00BD6FEB"/>
    <w:rsid w:val="00BE0CA2"/>
    <w:rsid w:val="00BE5D0C"/>
    <w:rsid w:val="00BF209D"/>
    <w:rsid w:val="00BF4201"/>
    <w:rsid w:val="00BF6F2B"/>
    <w:rsid w:val="00C01257"/>
    <w:rsid w:val="00C04604"/>
    <w:rsid w:val="00C04C95"/>
    <w:rsid w:val="00C06C4C"/>
    <w:rsid w:val="00C11CB8"/>
    <w:rsid w:val="00C120CF"/>
    <w:rsid w:val="00C13B54"/>
    <w:rsid w:val="00C17F4D"/>
    <w:rsid w:val="00C20615"/>
    <w:rsid w:val="00C22175"/>
    <w:rsid w:val="00C336B6"/>
    <w:rsid w:val="00C357DB"/>
    <w:rsid w:val="00C40705"/>
    <w:rsid w:val="00C41A9D"/>
    <w:rsid w:val="00C43957"/>
    <w:rsid w:val="00C634C8"/>
    <w:rsid w:val="00C63CA2"/>
    <w:rsid w:val="00C704CE"/>
    <w:rsid w:val="00C71961"/>
    <w:rsid w:val="00C755A2"/>
    <w:rsid w:val="00C75E99"/>
    <w:rsid w:val="00C769AA"/>
    <w:rsid w:val="00C81DCF"/>
    <w:rsid w:val="00C874DC"/>
    <w:rsid w:val="00C97280"/>
    <w:rsid w:val="00CA0FEF"/>
    <w:rsid w:val="00CA6291"/>
    <w:rsid w:val="00CB1855"/>
    <w:rsid w:val="00CB6148"/>
    <w:rsid w:val="00CB7902"/>
    <w:rsid w:val="00CC1AC1"/>
    <w:rsid w:val="00CC3E48"/>
    <w:rsid w:val="00CD1436"/>
    <w:rsid w:val="00CD2DE1"/>
    <w:rsid w:val="00CE1AE9"/>
    <w:rsid w:val="00CE3796"/>
    <w:rsid w:val="00CE4C5F"/>
    <w:rsid w:val="00CE6D83"/>
    <w:rsid w:val="00CF0251"/>
    <w:rsid w:val="00CF1294"/>
    <w:rsid w:val="00CF638D"/>
    <w:rsid w:val="00D00079"/>
    <w:rsid w:val="00D02E31"/>
    <w:rsid w:val="00D06A30"/>
    <w:rsid w:val="00D10529"/>
    <w:rsid w:val="00D10CFC"/>
    <w:rsid w:val="00D11FBA"/>
    <w:rsid w:val="00D158D9"/>
    <w:rsid w:val="00D160DE"/>
    <w:rsid w:val="00D16D71"/>
    <w:rsid w:val="00D176D1"/>
    <w:rsid w:val="00D20CDA"/>
    <w:rsid w:val="00D22124"/>
    <w:rsid w:val="00D2391A"/>
    <w:rsid w:val="00D25D21"/>
    <w:rsid w:val="00D33EB2"/>
    <w:rsid w:val="00D3676A"/>
    <w:rsid w:val="00D37BBC"/>
    <w:rsid w:val="00D404D4"/>
    <w:rsid w:val="00D42A8D"/>
    <w:rsid w:val="00D45258"/>
    <w:rsid w:val="00D4569F"/>
    <w:rsid w:val="00D70436"/>
    <w:rsid w:val="00D71F4F"/>
    <w:rsid w:val="00D83320"/>
    <w:rsid w:val="00D853FE"/>
    <w:rsid w:val="00D861B8"/>
    <w:rsid w:val="00D86F89"/>
    <w:rsid w:val="00D87B5F"/>
    <w:rsid w:val="00D90B42"/>
    <w:rsid w:val="00D9379E"/>
    <w:rsid w:val="00D938F8"/>
    <w:rsid w:val="00D94E15"/>
    <w:rsid w:val="00D95290"/>
    <w:rsid w:val="00DA164B"/>
    <w:rsid w:val="00DA6007"/>
    <w:rsid w:val="00DA63C7"/>
    <w:rsid w:val="00DA7CC8"/>
    <w:rsid w:val="00DB6A53"/>
    <w:rsid w:val="00DC176B"/>
    <w:rsid w:val="00DC1AC0"/>
    <w:rsid w:val="00DC3A6E"/>
    <w:rsid w:val="00DC3BF3"/>
    <w:rsid w:val="00DC7409"/>
    <w:rsid w:val="00DD12A4"/>
    <w:rsid w:val="00DD61CF"/>
    <w:rsid w:val="00DE39E9"/>
    <w:rsid w:val="00DE61E1"/>
    <w:rsid w:val="00DF4BAE"/>
    <w:rsid w:val="00E06137"/>
    <w:rsid w:val="00E12DBA"/>
    <w:rsid w:val="00E2019E"/>
    <w:rsid w:val="00E2038E"/>
    <w:rsid w:val="00E212F6"/>
    <w:rsid w:val="00E237C5"/>
    <w:rsid w:val="00E25765"/>
    <w:rsid w:val="00E27AFF"/>
    <w:rsid w:val="00E30C08"/>
    <w:rsid w:val="00E30C78"/>
    <w:rsid w:val="00E31823"/>
    <w:rsid w:val="00E4418D"/>
    <w:rsid w:val="00E47FB8"/>
    <w:rsid w:val="00E62FE9"/>
    <w:rsid w:val="00E67140"/>
    <w:rsid w:val="00E671A6"/>
    <w:rsid w:val="00E67E30"/>
    <w:rsid w:val="00E70C3E"/>
    <w:rsid w:val="00E71C93"/>
    <w:rsid w:val="00E71F3F"/>
    <w:rsid w:val="00E721DB"/>
    <w:rsid w:val="00E75409"/>
    <w:rsid w:val="00E8032C"/>
    <w:rsid w:val="00E83E5F"/>
    <w:rsid w:val="00E85D9D"/>
    <w:rsid w:val="00E872D2"/>
    <w:rsid w:val="00EA3987"/>
    <w:rsid w:val="00EA57AF"/>
    <w:rsid w:val="00EB0E5C"/>
    <w:rsid w:val="00EB266E"/>
    <w:rsid w:val="00EB2748"/>
    <w:rsid w:val="00EB5D64"/>
    <w:rsid w:val="00EB7F03"/>
    <w:rsid w:val="00EC4C22"/>
    <w:rsid w:val="00EC4CF8"/>
    <w:rsid w:val="00EC558F"/>
    <w:rsid w:val="00ED15F8"/>
    <w:rsid w:val="00ED49D9"/>
    <w:rsid w:val="00ED4ED0"/>
    <w:rsid w:val="00EE0EF8"/>
    <w:rsid w:val="00EE1C7F"/>
    <w:rsid w:val="00EF0ED7"/>
    <w:rsid w:val="00EF56CF"/>
    <w:rsid w:val="00EF6D98"/>
    <w:rsid w:val="00F0067D"/>
    <w:rsid w:val="00F02DB5"/>
    <w:rsid w:val="00F06E05"/>
    <w:rsid w:val="00F114F0"/>
    <w:rsid w:val="00F14C8A"/>
    <w:rsid w:val="00F21BD3"/>
    <w:rsid w:val="00F25384"/>
    <w:rsid w:val="00F25E8E"/>
    <w:rsid w:val="00F262B6"/>
    <w:rsid w:val="00F270BA"/>
    <w:rsid w:val="00F2761F"/>
    <w:rsid w:val="00F328E4"/>
    <w:rsid w:val="00F371F7"/>
    <w:rsid w:val="00F414E5"/>
    <w:rsid w:val="00F449B2"/>
    <w:rsid w:val="00F45ACF"/>
    <w:rsid w:val="00F503AF"/>
    <w:rsid w:val="00F565C2"/>
    <w:rsid w:val="00F60279"/>
    <w:rsid w:val="00F6580B"/>
    <w:rsid w:val="00F65D28"/>
    <w:rsid w:val="00F75FE3"/>
    <w:rsid w:val="00F91FB8"/>
    <w:rsid w:val="00FB124A"/>
    <w:rsid w:val="00FB1C6A"/>
    <w:rsid w:val="00FB1FCD"/>
    <w:rsid w:val="00FB6356"/>
    <w:rsid w:val="00FC3D4A"/>
    <w:rsid w:val="00FC5EA5"/>
    <w:rsid w:val="00FD4FF4"/>
    <w:rsid w:val="00FD7BBF"/>
    <w:rsid w:val="00FE20FA"/>
    <w:rsid w:val="00FE263D"/>
    <w:rsid w:val="00FE481B"/>
    <w:rsid w:val="00FE58A2"/>
    <w:rsid w:val="00FE7109"/>
    <w:rsid w:val="05C0D767"/>
    <w:rsid w:val="411888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2FED"/>
  <w15:chartTrackingRefBased/>
  <w15:docId w15:val="{90ABC44F-E9FD-4F00-84E7-2A5100C7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5BD"/>
    <w:rPr>
      <w:rFonts w:eastAsiaTheme="majorEastAsia" w:cstheme="majorBidi"/>
      <w:color w:val="272727" w:themeColor="text1" w:themeTint="D8"/>
    </w:rPr>
  </w:style>
  <w:style w:type="paragraph" w:styleId="Title">
    <w:name w:val="Title"/>
    <w:basedOn w:val="Normal"/>
    <w:next w:val="Normal"/>
    <w:link w:val="TitleChar"/>
    <w:uiPriority w:val="10"/>
    <w:qFormat/>
    <w:rsid w:val="0086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5BD"/>
    <w:pPr>
      <w:spacing w:before="160"/>
      <w:jc w:val="center"/>
    </w:pPr>
    <w:rPr>
      <w:i/>
      <w:iCs/>
      <w:color w:val="404040" w:themeColor="text1" w:themeTint="BF"/>
    </w:rPr>
  </w:style>
  <w:style w:type="character" w:customStyle="1" w:styleId="QuoteChar">
    <w:name w:val="Quote Char"/>
    <w:basedOn w:val="DefaultParagraphFont"/>
    <w:link w:val="Quote"/>
    <w:uiPriority w:val="29"/>
    <w:rsid w:val="008605BD"/>
    <w:rPr>
      <w:i/>
      <w:iCs/>
      <w:color w:val="404040" w:themeColor="text1" w:themeTint="BF"/>
    </w:rPr>
  </w:style>
  <w:style w:type="paragraph" w:styleId="ListParagraph">
    <w:name w:val="List Paragraph"/>
    <w:basedOn w:val="Normal"/>
    <w:uiPriority w:val="1"/>
    <w:qFormat/>
    <w:rsid w:val="008605BD"/>
    <w:pPr>
      <w:ind w:left="720"/>
      <w:contextualSpacing/>
    </w:pPr>
  </w:style>
  <w:style w:type="character" w:styleId="IntenseEmphasis">
    <w:name w:val="Intense Emphasis"/>
    <w:basedOn w:val="DefaultParagraphFont"/>
    <w:uiPriority w:val="21"/>
    <w:qFormat/>
    <w:rsid w:val="008605BD"/>
    <w:rPr>
      <w:i/>
      <w:iCs/>
      <w:color w:val="0F4761" w:themeColor="accent1" w:themeShade="BF"/>
    </w:rPr>
  </w:style>
  <w:style w:type="paragraph" w:styleId="IntenseQuote">
    <w:name w:val="Intense Quote"/>
    <w:basedOn w:val="Normal"/>
    <w:next w:val="Normal"/>
    <w:link w:val="IntenseQuoteChar"/>
    <w:uiPriority w:val="30"/>
    <w:qFormat/>
    <w:rsid w:val="0086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5BD"/>
    <w:rPr>
      <w:i/>
      <w:iCs/>
      <w:color w:val="0F4761" w:themeColor="accent1" w:themeShade="BF"/>
    </w:rPr>
  </w:style>
  <w:style w:type="character" w:styleId="IntenseReference">
    <w:name w:val="Intense Reference"/>
    <w:basedOn w:val="DefaultParagraphFont"/>
    <w:uiPriority w:val="32"/>
    <w:qFormat/>
    <w:rsid w:val="008605BD"/>
    <w:rPr>
      <w:b/>
      <w:bCs/>
      <w:smallCaps/>
      <w:color w:val="0F4761" w:themeColor="accent1" w:themeShade="BF"/>
      <w:spacing w:val="5"/>
    </w:rPr>
  </w:style>
  <w:style w:type="character" w:styleId="Hyperlink">
    <w:name w:val="Hyperlink"/>
    <w:basedOn w:val="DefaultParagraphFont"/>
    <w:uiPriority w:val="99"/>
    <w:unhideWhenUsed/>
    <w:rsid w:val="00EE1C7F"/>
    <w:rPr>
      <w:color w:val="467886" w:themeColor="hyperlink"/>
      <w:u w:val="single"/>
    </w:rPr>
  </w:style>
  <w:style w:type="character" w:styleId="UnresolvedMention">
    <w:name w:val="Unresolved Mention"/>
    <w:basedOn w:val="DefaultParagraphFont"/>
    <w:uiPriority w:val="99"/>
    <w:semiHidden/>
    <w:unhideWhenUsed/>
    <w:rsid w:val="00EE1C7F"/>
    <w:rPr>
      <w:color w:val="605E5C"/>
      <w:shd w:val="clear" w:color="auto" w:fill="E1DFDD"/>
    </w:rPr>
  </w:style>
  <w:style w:type="paragraph" w:styleId="NormalWeb">
    <w:name w:val="Normal (Web)"/>
    <w:basedOn w:val="Normal"/>
    <w:uiPriority w:val="99"/>
    <w:semiHidden/>
    <w:unhideWhenUsed/>
    <w:rsid w:val="00096111"/>
    <w:rPr>
      <w:rFonts w:ascii="Times New Roman" w:hAnsi="Times New Roman" w:cs="Times New Roman"/>
    </w:rPr>
  </w:style>
  <w:style w:type="table" w:styleId="TableGrid">
    <w:name w:val="Table Grid"/>
    <w:basedOn w:val="TableNormal"/>
    <w:uiPriority w:val="39"/>
    <w:rsid w:val="00937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6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3631"/>
  </w:style>
  <w:style w:type="paragraph" w:styleId="Footer">
    <w:name w:val="footer"/>
    <w:basedOn w:val="Normal"/>
    <w:link w:val="FooterChar"/>
    <w:uiPriority w:val="99"/>
    <w:unhideWhenUsed/>
    <w:rsid w:val="008E36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3631"/>
  </w:style>
  <w:style w:type="paragraph" w:styleId="BodyText">
    <w:name w:val="Body Text"/>
    <w:basedOn w:val="Normal"/>
    <w:link w:val="BodyTextChar"/>
    <w:uiPriority w:val="1"/>
    <w:qFormat/>
    <w:rsid w:val="00F65D28"/>
    <w:pPr>
      <w:widowControl w:val="0"/>
      <w:autoSpaceDE w:val="0"/>
      <w:autoSpaceDN w:val="0"/>
      <w:spacing w:after="0" w:line="240" w:lineRule="auto"/>
    </w:pPr>
    <w:rPr>
      <w:rFonts w:ascii="Trebuchet MS" w:eastAsia="Trebuchet MS" w:hAnsi="Trebuchet MS" w:cs="Trebuchet MS"/>
      <w:kern w:val="0"/>
      <w:lang w:val="en-US"/>
      <w14:ligatures w14:val="none"/>
    </w:rPr>
  </w:style>
  <w:style w:type="character" w:customStyle="1" w:styleId="BodyTextChar">
    <w:name w:val="Body Text Char"/>
    <w:basedOn w:val="DefaultParagraphFont"/>
    <w:link w:val="BodyText"/>
    <w:uiPriority w:val="1"/>
    <w:rsid w:val="00F65D28"/>
    <w:rPr>
      <w:rFonts w:ascii="Trebuchet MS" w:eastAsia="Trebuchet MS" w:hAnsi="Trebuchet MS" w:cs="Trebuchet MS"/>
      <w:kern w:val="0"/>
      <w:lang w:val="en-US"/>
      <w14:ligatures w14:val="none"/>
    </w:rPr>
  </w:style>
  <w:style w:type="paragraph" w:customStyle="1" w:styleId="TableParagraph">
    <w:name w:val="Table Paragraph"/>
    <w:basedOn w:val="Normal"/>
    <w:uiPriority w:val="1"/>
    <w:qFormat/>
    <w:rsid w:val="00F65D28"/>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7.jpe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0.png"/><Relationship Id="rId22" Type="http://schemas.openxmlformats.org/officeDocument/2006/relationships/hyperlink" Target="https://github.com/sawwamii/TimeCheck-/commits/main/" TargetMode="Externa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8.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hyperlink" Target="https://validator.w3.org/nu/" TargetMode="External"/><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sawwamii/TimeCheck-"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hyperlink" Target="https://jigsaw.w3.org/css-validator/"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7.png"/><Relationship Id="rId14" Type="http://schemas.openxmlformats.org/officeDocument/2006/relationships/hyperlink" Target="https://trello.com/b/tlxMiamO/digital"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5.png"/><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9033E2E694BB4F88F9D1F509EDF2E4" ma:contentTypeVersion="5" ma:contentTypeDescription="Create a new document." ma:contentTypeScope="" ma:versionID="a2b558f41c49b24835d1a22e192c6c86">
  <xsd:schema xmlns:xsd="http://www.w3.org/2001/XMLSchema" xmlns:xs="http://www.w3.org/2001/XMLSchema" xmlns:p="http://schemas.microsoft.com/office/2006/metadata/properties" xmlns:ns3="3e726c21-8fde-4b15-a3fb-9b78411e3767" targetNamespace="http://schemas.microsoft.com/office/2006/metadata/properties" ma:root="true" ma:fieldsID="685338f3dd0c4ae0311c016d97d0448b" ns3:_="">
    <xsd:import namespace="3e726c21-8fde-4b15-a3fb-9b78411e37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726c21-8fde-4b15-a3fb-9b78411e37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e726c21-8fde-4b15-a3fb-9b78411e3767" xsi:nil="true"/>
  </documentManagement>
</p:properties>
</file>

<file path=customXml/itemProps1.xml><?xml version="1.0" encoding="utf-8"?>
<ds:datastoreItem xmlns:ds="http://schemas.openxmlformats.org/officeDocument/2006/customXml" ds:itemID="{961238F6-9D9D-46A9-9262-F7340A11E1AE}">
  <ds:schemaRefs>
    <ds:schemaRef ds:uri="http://schemas.microsoft.com/sharepoint/v3/contenttype/forms"/>
  </ds:schemaRefs>
</ds:datastoreItem>
</file>

<file path=customXml/itemProps2.xml><?xml version="1.0" encoding="utf-8"?>
<ds:datastoreItem xmlns:ds="http://schemas.openxmlformats.org/officeDocument/2006/customXml" ds:itemID="{4F013C59-2339-486D-9501-94830ADA4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726c21-8fde-4b15-a3fb-9b78411e3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CF86E1-4E49-4B9E-A0E4-7CCCC6832A09}">
  <ds:schemaRefs>
    <ds:schemaRef ds:uri="http://schemas.openxmlformats.org/officeDocument/2006/bibliography"/>
  </ds:schemaRefs>
</ds:datastoreItem>
</file>

<file path=customXml/itemProps4.xml><?xml version="1.0" encoding="utf-8"?>
<ds:datastoreItem xmlns:ds="http://schemas.openxmlformats.org/officeDocument/2006/customXml" ds:itemID="{310E0F94-588D-41D9-9EC7-88021925D17E}">
  <ds:schemaRefs>
    <ds:schemaRef ds:uri="http://schemas.microsoft.com/office/2006/metadata/properties"/>
    <ds:schemaRef ds:uri="http://schemas.microsoft.com/office/infopath/2007/PartnerControls"/>
    <ds:schemaRef ds:uri="3e726c21-8fde-4b15-a3fb-9b78411e3767"/>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5791</Words>
  <Characters>33012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Isabelle De Guzman</dc:creator>
  <cp:keywords/>
  <dc:description/>
  <cp:lastModifiedBy>Samantha Isabelle De Guzman</cp:lastModifiedBy>
  <cp:revision>3</cp:revision>
  <dcterms:created xsi:type="dcterms:W3CDTF">2026-09-11T01:42:00Z</dcterms:created>
  <dcterms:modified xsi:type="dcterms:W3CDTF">2026-09-11T01:58:00Z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0x0101009F9033E2E694BB4F88F9D1F509EDF2E4</vt:lpwstr>
  </property>
</Properties>
</file>